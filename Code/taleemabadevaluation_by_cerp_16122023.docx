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625B4" w14:textId="77777777" w:rsidR="005A74D1" w:rsidRDefault="005A74D1" w:rsidP="00360048">
      <w:pPr>
        <w:jc w:val="center"/>
        <w:rPr>
          <w:b/>
          <w:bCs/>
          <w:color w:val="000000"/>
          <w:sz w:val="38"/>
          <w:szCs w:val="38"/>
        </w:rPr>
      </w:pPr>
    </w:p>
    <w:p w14:paraId="044372B3" w14:textId="77777777" w:rsidR="005A74D1" w:rsidRDefault="005A74D1" w:rsidP="00360048">
      <w:pPr>
        <w:jc w:val="center"/>
        <w:rPr>
          <w:b/>
          <w:bCs/>
          <w:color w:val="000000"/>
          <w:sz w:val="38"/>
          <w:szCs w:val="38"/>
        </w:rPr>
      </w:pPr>
    </w:p>
    <w:p w14:paraId="72EDB16C" w14:textId="77777777" w:rsidR="005A74D1" w:rsidRDefault="005A74D1" w:rsidP="00360048">
      <w:pPr>
        <w:jc w:val="center"/>
        <w:rPr>
          <w:b/>
          <w:bCs/>
          <w:color w:val="000000"/>
          <w:sz w:val="38"/>
          <w:szCs w:val="38"/>
        </w:rPr>
      </w:pPr>
    </w:p>
    <w:p w14:paraId="042D31B1" w14:textId="77777777" w:rsidR="005A74D1" w:rsidRDefault="005A74D1" w:rsidP="00360048">
      <w:pPr>
        <w:jc w:val="center"/>
        <w:rPr>
          <w:b/>
          <w:bCs/>
          <w:color w:val="000000"/>
          <w:sz w:val="38"/>
          <w:szCs w:val="38"/>
        </w:rPr>
      </w:pPr>
    </w:p>
    <w:p w14:paraId="4DFEA39B" w14:textId="77777777" w:rsidR="005A74D1" w:rsidRDefault="005A74D1" w:rsidP="00360048">
      <w:pPr>
        <w:jc w:val="center"/>
        <w:rPr>
          <w:b/>
          <w:bCs/>
          <w:color w:val="000000"/>
          <w:sz w:val="38"/>
          <w:szCs w:val="38"/>
        </w:rPr>
      </w:pPr>
    </w:p>
    <w:p w14:paraId="084D6EEE" w14:textId="77777777" w:rsidR="005A74D1" w:rsidRDefault="005A74D1" w:rsidP="00360048">
      <w:pPr>
        <w:jc w:val="center"/>
        <w:rPr>
          <w:b/>
          <w:bCs/>
          <w:color w:val="000000"/>
          <w:sz w:val="38"/>
          <w:szCs w:val="38"/>
        </w:rPr>
      </w:pPr>
    </w:p>
    <w:p w14:paraId="0D98DBBD" w14:textId="77777777" w:rsidR="005A74D1" w:rsidRDefault="005A74D1" w:rsidP="00360048">
      <w:pPr>
        <w:jc w:val="center"/>
        <w:rPr>
          <w:b/>
          <w:bCs/>
          <w:color w:val="000000"/>
          <w:sz w:val="38"/>
          <w:szCs w:val="38"/>
        </w:rPr>
      </w:pPr>
    </w:p>
    <w:p w14:paraId="3380945E" w14:textId="77777777" w:rsidR="005A74D1" w:rsidRDefault="005A74D1" w:rsidP="00360048">
      <w:pPr>
        <w:jc w:val="center"/>
        <w:rPr>
          <w:b/>
          <w:bCs/>
          <w:color w:val="000000"/>
          <w:sz w:val="38"/>
          <w:szCs w:val="38"/>
        </w:rPr>
      </w:pPr>
    </w:p>
    <w:p w14:paraId="4BD97807" w14:textId="6C1425FA" w:rsidR="005A74D1" w:rsidRDefault="002333AB" w:rsidP="002333AB">
      <w:pPr>
        <w:tabs>
          <w:tab w:val="left" w:pos="3098"/>
        </w:tabs>
        <w:rPr>
          <w:b/>
          <w:bCs/>
          <w:color w:val="000000"/>
          <w:sz w:val="38"/>
          <w:szCs w:val="38"/>
        </w:rPr>
      </w:pPr>
      <w:r>
        <w:rPr>
          <w:b/>
          <w:bCs/>
          <w:color w:val="000000"/>
          <w:sz w:val="38"/>
          <w:szCs w:val="38"/>
        </w:rPr>
        <w:tab/>
      </w:r>
    </w:p>
    <w:p w14:paraId="2F60C0FE" w14:textId="77777777" w:rsidR="005A74D1" w:rsidRDefault="005A74D1" w:rsidP="00360048">
      <w:pPr>
        <w:jc w:val="center"/>
        <w:rPr>
          <w:b/>
          <w:bCs/>
          <w:color w:val="000000"/>
          <w:sz w:val="38"/>
          <w:szCs w:val="38"/>
        </w:rPr>
      </w:pPr>
    </w:p>
    <w:p w14:paraId="1CEED773" w14:textId="77777777" w:rsidR="005A74D1" w:rsidRDefault="005A74D1" w:rsidP="00360048">
      <w:pPr>
        <w:jc w:val="center"/>
        <w:rPr>
          <w:b/>
          <w:bCs/>
          <w:color w:val="000000"/>
          <w:sz w:val="38"/>
          <w:szCs w:val="38"/>
        </w:rPr>
      </w:pPr>
    </w:p>
    <w:p w14:paraId="716B622C" w14:textId="77777777" w:rsidR="005A74D1" w:rsidRPr="002333AB" w:rsidRDefault="005A74D1" w:rsidP="00360048">
      <w:pPr>
        <w:jc w:val="center"/>
        <w:rPr>
          <w:b/>
          <w:bCs/>
          <w:color w:val="000000"/>
          <w:sz w:val="38"/>
          <w:szCs w:val="38"/>
        </w:rPr>
      </w:pPr>
    </w:p>
    <w:p w14:paraId="61522F72" w14:textId="7B3312F6" w:rsidR="005A74D1" w:rsidRPr="002333AB" w:rsidRDefault="00000000" w:rsidP="002333AB">
      <w:pPr>
        <w:pStyle w:val="Title"/>
        <w:rPr>
          <w:rFonts w:ascii="Times New Roman" w:hAnsi="Times New Roman" w:cs="Times New Roman"/>
          <w:b/>
          <w:bCs/>
          <w:sz w:val="52"/>
          <w:szCs w:val="52"/>
        </w:rPr>
      </w:pPr>
      <w:proofErr w:type="spellStart"/>
      <w:r w:rsidRPr="002333AB">
        <w:rPr>
          <w:rFonts w:ascii="Times New Roman" w:hAnsi="Times New Roman" w:cs="Times New Roman"/>
          <w:b/>
          <w:bCs/>
          <w:sz w:val="52"/>
          <w:szCs w:val="52"/>
        </w:rPr>
        <w:t>Taleemabad</w:t>
      </w:r>
      <w:proofErr w:type="spellEnd"/>
      <w:r w:rsidRPr="002333AB">
        <w:rPr>
          <w:rFonts w:ascii="Times New Roman" w:hAnsi="Times New Roman" w:cs="Times New Roman"/>
          <w:b/>
          <w:bCs/>
          <w:sz w:val="52"/>
          <w:szCs w:val="52"/>
        </w:rPr>
        <w:t xml:space="preserve"> Evaluation by CERP Analytics</w:t>
      </w:r>
    </w:p>
    <w:p w14:paraId="643BD878" w14:textId="77777777" w:rsidR="005A74D1" w:rsidRPr="002333AB" w:rsidRDefault="005A74D1" w:rsidP="002333AB">
      <w:pPr>
        <w:pStyle w:val="Quote"/>
      </w:pPr>
    </w:p>
    <w:p w14:paraId="2DB616BB" w14:textId="145C9A93" w:rsidR="005A74D1" w:rsidRPr="002333AB" w:rsidRDefault="005A74D1" w:rsidP="002333AB">
      <w:pPr>
        <w:pStyle w:val="Quote"/>
      </w:pPr>
      <w:r w:rsidRPr="002333AB">
        <w:t>22</w:t>
      </w:r>
      <w:r w:rsidRPr="002333AB">
        <w:rPr>
          <w:vertAlign w:val="superscript"/>
        </w:rPr>
        <w:t>nd</w:t>
      </w:r>
      <w:r w:rsidRPr="002333AB">
        <w:t xml:space="preserve"> December 2023</w:t>
      </w:r>
    </w:p>
    <w:p w14:paraId="61331AB4" w14:textId="77777777" w:rsidR="005A74D1" w:rsidRDefault="005A74D1">
      <w:pPr>
        <w:rPr>
          <w:b/>
          <w:bCs/>
          <w:color w:val="000000"/>
          <w:sz w:val="38"/>
          <w:szCs w:val="38"/>
        </w:rPr>
      </w:pPr>
      <w:r>
        <w:rPr>
          <w:b/>
          <w:bCs/>
          <w:color w:val="000000"/>
          <w:sz w:val="38"/>
          <w:szCs w:val="38"/>
        </w:rPr>
        <w:br w:type="page"/>
      </w:r>
    </w:p>
    <w:p w14:paraId="530EEFE2" w14:textId="77777777" w:rsidR="002333AB" w:rsidRDefault="002333AB" w:rsidP="00876AF6">
      <w:pPr>
        <w:pStyle w:val="TOCHeading"/>
        <w:jc w:val="both"/>
      </w:pPr>
    </w:p>
    <w:sdt>
      <w:sdtPr>
        <w:id w:val="39171115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4C802B4" w14:textId="769BD388" w:rsidR="009D30B0" w:rsidRDefault="009D30B0" w:rsidP="00876AF6">
          <w:pPr>
            <w:pStyle w:val="TOCHeading"/>
            <w:jc w:val="both"/>
            <w:rPr>
              <w:rFonts w:ascii="Times New Roman" w:hAnsi="Times New Roman" w:cs="Times New Roman"/>
              <w:sz w:val="28"/>
              <w:szCs w:val="28"/>
            </w:rPr>
          </w:pPr>
          <w:r w:rsidRPr="009D30B0">
            <w:rPr>
              <w:rFonts w:ascii="Times New Roman" w:hAnsi="Times New Roman" w:cs="Times New Roman"/>
              <w:sz w:val="28"/>
              <w:szCs w:val="28"/>
            </w:rPr>
            <w:t>Table of Contents</w:t>
          </w:r>
        </w:p>
        <w:p w14:paraId="72A2FC90" w14:textId="77777777" w:rsidR="005A74D1" w:rsidRPr="002333AB" w:rsidRDefault="005A74D1" w:rsidP="002333AB"/>
        <w:p w14:paraId="7CE057CB" w14:textId="19F83D0C" w:rsidR="002333AB" w:rsidRDefault="009D30B0">
          <w:pPr>
            <w:pStyle w:val="TOC1"/>
            <w:tabs>
              <w:tab w:val="right" w:leader="underscore" w:pos="9350"/>
            </w:tabs>
            <w:rPr>
              <w:rFonts w:asciiTheme="minorHAnsi" w:eastAsiaTheme="minorEastAsia" w:hAnsiTheme="minorHAnsi" w:cstheme="minorBidi"/>
              <w:noProof/>
              <w:kern w:val="2"/>
              <w:sz w:val="22"/>
              <w:szCs w:val="22"/>
              <w:lang w:val="en-PK" w:eastAsia="en-PK"/>
              <w14:ligatures w14:val="standardContextual"/>
            </w:rPr>
          </w:pPr>
          <w:r w:rsidRPr="009D30B0">
            <w:rPr>
              <w:sz w:val="28"/>
              <w:szCs w:val="28"/>
            </w:rPr>
            <w:fldChar w:fldCharType="begin"/>
          </w:r>
          <w:r w:rsidRPr="009D30B0">
            <w:rPr>
              <w:sz w:val="28"/>
              <w:szCs w:val="28"/>
            </w:rPr>
            <w:instrText xml:space="preserve"> TOC \o "1-3" \h \z \u </w:instrText>
          </w:r>
          <w:r w:rsidRPr="009D30B0">
            <w:rPr>
              <w:sz w:val="28"/>
              <w:szCs w:val="28"/>
            </w:rPr>
            <w:fldChar w:fldCharType="separate"/>
          </w:r>
          <w:hyperlink w:anchor="_Toc153578869" w:history="1">
            <w:r w:rsidR="002333AB" w:rsidRPr="00867572">
              <w:rPr>
                <w:rStyle w:val="Hyperlink"/>
                <w:noProof/>
              </w:rPr>
              <w:t>1. Background</w:t>
            </w:r>
            <w:r w:rsidR="002333AB">
              <w:rPr>
                <w:noProof/>
                <w:webHidden/>
              </w:rPr>
              <w:tab/>
            </w:r>
            <w:r w:rsidR="002333AB">
              <w:rPr>
                <w:noProof/>
                <w:webHidden/>
              </w:rPr>
              <w:fldChar w:fldCharType="begin"/>
            </w:r>
            <w:r w:rsidR="002333AB">
              <w:rPr>
                <w:noProof/>
                <w:webHidden/>
              </w:rPr>
              <w:instrText xml:space="preserve"> PAGEREF _Toc153578869 \h </w:instrText>
            </w:r>
            <w:r w:rsidR="002333AB">
              <w:rPr>
                <w:noProof/>
                <w:webHidden/>
              </w:rPr>
            </w:r>
            <w:r w:rsidR="002333AB">
              <w:rPr>
                <w:noProof/>
                <w:webHidden/>
              </w:rPr>
              <w:fldChar w:fldCharType="separate"/>
            </w:r>
            <w:r w:rsidR="002333AB">
              <w:rPr>
                <w:noProof/>
                <w:webHidden/>
              </w:rPr>
              <w:t>1</w:t>
            </w:r>
            <w:r w:rsidR="002333AB">
              <w:rPr>
                <w:noProof/>
                <w:webHidden/>
              </w:rPr>
              <w:fldChar w:fldCharType="end"/>
            </w:r>
          </w:hyperlink>
        </w:p>
        <w:p w14:paraId="4595121D" w14:textId="37040F3F" w:rsidR="002333AB" w:rsidRDefault="002333AB">
          <w:pPr>
            <w:pStyle w:val="TOC1"/>
            <w:tabs>
              <w:tab w:val="right" w:leader="underscore" w:pos="9350"/>
            </w:tabs>
            <w:rPr>
              <w:rFonts w:asciiTheme="minorHAnsi" w:eastAsiaTheme="minorEastAsia" w:hAnsiTheme="minorHAnsi" w:cstheme="minorBidi"/>
              <w:noProof/>
              <w:kern w:val="2"/>
              <w:sz w:val="22"/>
              <w:szCs w:val="22"/>
              <w:lang w:val="en-PK" w:eastAsia="en-PK"/>
              <w14:ligatures w14:val="standardContextual"/>
            </w:rPr>
          </w:pPr>
          <w:hyperlink w:anchor="_Toc153578870" w:history="1">
            <w:r w:rsidRPr="00867572">
              <w:rPr>
                <w:rStyle w:val="Hyperlink"/>
                <w:noProof/>
              </w:rPr>
              <w:t>2. Taleemabad’s Evaluation</w:t>
            </w:r>
            <w:r>
              <w:rPr>
                <w:noProof/>
                <w:webHidden/>
              </w:rPr>
              <w:tab/>
            </w:r>
            <w:r>
              <w:rPr>
                <w:noProof/>
                <w:webHidden/>
              </w:rPr>
              <w:fldChar w:fldCharType="begin"/>
            </w:r>
            <w:r>
              <w:rPr>
                <w:noProof/>
                <w:webHidden/>
              </w:rPr>
              <w:instrText xml:space="preserve"> PAGEREF _Toc153578870 \h </w:instrText>
            </w:r>
            <w:r>
              <w:rPr>
                <w:noProof/>
                <w:webHidden/>
              </w:rPr>
            </w:r>
            <w:r>
              <w:rPr>
                <w:noProof/>
                <w:webHidden/>
              </w:rPr>
              <w:fldChar w:fldCharType="separate"/>
            </w:r>
            <w:r>
              <w:rPr>
                <w:noProof/>
                <w:webHidden/>
              </w:rPr>
              <w:t>1</w:t>
            </w:r>
            <w:r>
              <w:rPr>
                <w:noProof/>
                <w:webHidden/>
              </w:rPr>
              <w:fldChar w:fldCharType="end"/>
            </w:r>
          </w:hyperlink>
        </w:p>
        <w:p w14:paraId="02E4B6AF" w14:textId="00E1B694"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"_Toc153578871"</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2.1. Instruments and Data Collection</w:t>
          </w:r>
          <w:r>
            <w:rPr>
              <w:noProof/>
              <w:webHidden/>
            </w:rPr>
            <w:tab/>
          </w:r>
          <w:r>
            <w:rPr>
              <w:noProof/>
              <w:webHidden/>
            </w:rPr>
            <w:fldChar w:fldCharType="begin"/>
          </w:r>
          <w:r>
            <w:rPr>
              <w:noProof/>
              <w:webHidden/>
            </w:rPr>
            <w:instrText xml:space="preserve"> PAGEREF _Toc153578871 \h </w:instrText>
          </w:r>
          <w:r>
            <w:rPr>
              <w:noProof/>
              <w:webHidden/>
            </w:rPr>
          </w:r>
          <w:r>
            <w:rPr>
              <w:noProof/>
              <w:webHidden/>
            </w:rPr>
            <w:fldChar w:fldCharType="separate"/>
          </w:r>
          <w:r>
            <w:rPr>
              <w:noProof/>
              <w:webHidden/>
            </w:rPr>
            <w:t>1</w:t>
          </w:r>
          <w:r>
            <w:rPr>
              <w:noProof/>
              <w:webHidden/>
            </w:rPr>
            <w:fldChar w:fldCharType="end"/>
          </w:r>
          <w:r w:rsidRPr="00867572">
            <w:rPr>
              <w:rStyle w:val="Hyperlink"/>
              <w:noProof/>
            </w:rPr>
            <w:fldChar w:fldCharType="end"/>
          </w:r>
        </w:p>
        <w:p w14:paraId="1B410A61" w14:textId="24406466"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2"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"_Toc153578872"</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2.2. Sampling and Measurement</w:t>
          </w:r>
          <w:r>
            <w:rPr>
              <w:noProof/>
              <w:webHidden/>
            </w:rPr>
            <w:tab/>
          </w:r>
          <w:r>
            <w:rPr>
              <w:noProof/>
              <w:webHidden/>
            </w:rPr>
            <w:fldChar w:fldCharType="begin"/>
          </w:r>
          <w:r>
            <w:rPr>
              <w:noProof/>
              <w:webHidden/>
            </w:rPr>
            <w:instrText xml:space="preserve"> PAGEREF _Toc153578872 \h </w:instrText>
          </w:r>
          <w:r>
            <w:rPr>
              <w:noProof/>
              <w:webHidden/>
            </w:rPr>
          </w:r>
          <w:r>
            <w:rPr>
              <w:noProof/>
              <w:webHidden/>
            </w:rPr>
            <w:fldChar w:fldCharType="separate"/>
          </w:r>
          <w:r>
            <w:rPr>
              <w:noProof/>
              <w:webHidden/>
            </w:rPr>
            <w:t>2</w:t>
          </w:r>
          <w:r>
            <w:rPr>
              <w:noProof/>
              <w:webHidden/>
            </w:rPr>
            <w:fldChar w:fldCharType="end"/>
          </w:r>
          <w:r w:rsidRPr="00867572">
            <w:rPr>
              <w:rStyle w:val="Hyperlink"/>
              <w:noProof/>
            </w:rPr>
            <w:fldChar w:fldCharType="end"/>
          </w:r>
        </w:p>
        <w:p w14:paraId="2937E490" w14:textId="4289B7B7"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3"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"_Toc153578873"</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2.3. Summary of Results</w:t>
          </w:r>
          <w:r>
            <w:rPr>
              <w:noProof/>
              <w:webHidden/>
            </w:rPr>
            <w:tab/>
          </w:r>
          <w:r>
            <w:rPr>
              <w:noProof/>
              <w:webHidden/>
            </w:rPr>
            <w:fldChar w:fldCharType="begin"/>
          </w:r>
          <w:r>
            <w:rPr>
              <w:noProof/>
              <w:webHidden/>
            </w:rPr>
            <w:instrText xml:space="preserve"> PAGEREF _Toc153578873 \h </w:instrText>
          </w:r>
          <w:r>
            <w:rPr>
              <w:noProof/>
              <w:webHidden/>
            </w:rPr>
          </w:r>
          <w:r>
            <w:rPr>
              <w:noProof/>
              <w:webHidden/>
            </w:rPr>
            <w:fldChar w:fldCharType="separate"/>
          </w:r>
          <w:r>
            <w:rPr>
              <w:noProof/>
              <w:webHidden/>
            </w:rPr>
            <w:t>2</w:t>
          </w:r>
          <w:r>
            <w:rPr>
              <w:noProof/>
              <w:webHidden/>
            </w:rPr>
            <w:fldChar w:fldCharType="end"/>
          </w:r>
          <w:r w:rsidRPr="00867572">
            <w:rPr>
              <w:rStyle w:val="Hyperlink"/>
              <w:noProof/>
            </w:rPr>
            <w:fldChar w:fldCharType="end"/>
          </w:r>
        </w:p>
        <w:p w14:paraId="60483111" w14:textId="224F1373"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4"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"_Toc153578874"</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2.3.1. ASER Grades 1-3:</w:t>
          </w:r>
          <w:r>
            <w:rPr>
              <w:noProof/>
              <w:webHidden/>
            </w:rPr>
            <w:tab/>
          </w:r>
          <w:r>
            <w:rPr>
              <w:noProof/>
              <w:webHidden/>
            </w:rPr>
            <w:fldChar w:fldCharType="begin"/>
          </w:r>
          <w:r>
            <w:rPr>
              <w:noProof/>
              <w:webHidden/>
            </w:rPr>
            <w:instrText xml:space="preserve"> PAGEREF _Toc153578874 \h </w:instrText>
          </w:r>
          <w:r>
            <w:rPr>
              <w:noProof/>
              <w:webHidden/>
            </w:rPr>
          </w:r>
          <w:r>
            <w:rPr>
              <w:noProof/>
              <w:webHidden/>
            </w:rPr>
            <w:fldChar w:fldCharType="separate"/>
          </w:r>
          <w:r>
            <w:rPr>
              <w:noProof/>
              <w:webHidden/>
            </w:rPr>
            <w:t>2</w:t>
          </w:r>
          <w:r>
            <w:rPr>
              <w:noProof/>
              <w:webHidden/>
            </w:rPr>
            <w:fldChar w:fldCharType="end"/>
          </w:r>
          <w:r w:rsidRPr="00867572">
            <w:rPr>
              <w:rStyle w:val="Hyperlink"/>
              <w:noProof/>
            </w:rPr>
            <w:fldChar w:fldCharType="end"/>
          </w:r>
        </w:p>
        <w:p w14:paraId="4C8F4153" w14:textId="1BBBA5CE"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5"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"_Toc153578875"</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2.3.2. ASER Grades 4-5:</w:t>
          </w:r>
          <w:r>
            <w:rPr>
              <w:noProof/>
              <w:webHidden/>
            </w:rPr>
            <w:tab/>
          </w:r>
          <w:r>
            <w:rPr>
              <w:noProof/>
              <w:webHidden/>
            </w:rPr>
            <w:fldChar w:fldCharType="begin"/>
          </w:r>
          <w:r>
            <w:rPr>
              <w:noProof/>
              <w:webHidden/>
            </w:rPr>
            <w:instrText xml:space="preserve"> PAGEREF _Toc153578875 \h </w:instrText>
          </w:r>
          <w:r>
            <w:rPr>
              <w:noProof/>
              <w:webHidden/>
            </w:rPr>
          </w:r>
          <w:r>
            <w:rPr>
              <w:noProof/>
              <w:webHidden/>
            </w:rPr>
            <w:fldChar w:fldCharType="separate"/>
          </w:r>
          <w:r>
            <w:rPr>
              <w:noProof/>
              <w:webHidden/>
            </w:rPr>
            <w:t>3</w:t>
          </w:r>
          <w:r>
            <w:rPr>
              <w:noProof/>
              <w:webHidden/>
            </w:rPr>
            <w:fldChar w:fldCharType="end"/>
          </w:r>
          <w:r w:rsidRPr="00867572">
            <w:rPr>
              <w:rStyle w:val="Hyperlink"/>
              <w:noProof/>
            </w:rPr>
            <w:fldChar w:fldCharType="end"/>
          </w:r>
        </w:p>
        <w:p w14:paraId="2EC9F96D" w14:textId="6D140819"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6"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"_Toc153578876"</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2.3.3. MELQO:</w:t>
          </w:r>
          <w:r>
            <w:rPr>
              <w:noProof/>
              <w:webHidden/>
            </w:rPr>
            <w:tab/>
          </w:r>
          <w:r>
            <w:rPr>
              <w:noProof/>
              <w:webHidden/>
            </w:rPr>
            <w:fldChar w:fldCharType="begin"/>
          </w:r>
          <w:r>
            <w:rPr>
              <w:noProof/>
              <w:webHidden/>
            </w:rPr>
            <w:instrText xml:space="preserve"> PAGEREF _Toc153578876 \h </w:instrText>
          </w:r>
          <w:r>
            <w:rPr>
              <w:noProof/>
              <w:webHidden/>
            </w:rPr>
          </w:r>
          <w:r>
            <w:rPr>
              <w:noProof/>
              <w:webHidden/>
            </w:rPr>
            <w:fldChar w:fldCharType="separate"/>
          </w:r>
          <w:r>
            <w:rPr>
              <w:noProof/>
              <w:webHidden/>
            </w:rPr>
            <w:t>3</w:t>
          </w:r>
          <w:r>
            <w:rPr>
              <w:noProof/>
              <w:webHidden/>
            </w:rPr>
            <w:fldChar w:fldCharType="end"/>
          </w:r>
          <w:r w:rsidRPr="00867572">
            <w:rPr>
              <w:rStyle w:val="Hyperlink"/>
              <w:noProof/>
            </w:rPr>
            <w:fldChar w:fldCharType="end"/>
          </w:r>
        </w:p>
        <w:p w14:paraId="15729022" w14:textId="3ED673E7" w:rsidR="002333AB" w:rsidRDefault="002333AB">
          <w:pPr>
            <w:pStyle w:val="TOC1"/>
            <w:tabs>
              <w:tab w:val="right" w:leader="underscore" w:pos="9350"/>
            </w:tabs>
            <w:rPr>
              <w:rFonts w:asciiTheme="minorHAnsi" w:eastAsiaTheme="minorEastAsia" w:hAnsiTheme="minorHAnsi" w:cstheme="minorBidi"/>
              <w:noProof/>
              <w:kern w:val="2"/>
              <w:sz w:val="22"/>
              <w:szCs w:val="22"/>
              <w:lang w:val="en-PK" w:eastAsia="en-PK"/>
              <w14:ligatures w14:val="standardContextual"/>
            </w:rPr>
          </w:pPr>
          <w:hyperlink w:anchor="_Toc153578877" w:history="1">
            <w:r w:rsidRPr="00867572">
              <w:rPr>
                <w:rStyle w:val="Hyperlink"/>
                <w:noProof/>
              </w:rPr>
              <w:t>3. Analytics by CERP:</w:t>
            </w:r>
            <w:r>
              <w:rPr>
                <w:noProof/>
                <w:webHidden/>
              </w:rPr>
              <w:tab/>
            </w:r>
            <w:r>
              <w:rPr>
                <w:noProof/>
                <w:webHidden/>
              </w:rPr>
              <w:fldChar w:fldCharType="begin"/>
            </w:r>
            <w:r>
              <w:rPr>
                <w:noProof/>
                <w:webHidden/>
              </w:rPr>
              <w:instrText xml:space="preserve"> PAGEREF _Toc153578877 \h </w:instrText>
            </w:r>
            <w:r>
              <w:rPr>
                <w:noProof/>
                <w:webHidden/>
              </w:rPr>
            </w:r>
            <w:r>
              <w:rPr>
                <w:noProof/>
                <w:webHidden/>
              </w:rPr>
              <w:fldChar w:fldCharType="separate"/>
            </w:r>
            <w:r>
              <w:rPr>
                <w:noProof/>
                <w:webHidden/>
              </w:rPr>
              <w:t>3</w:t>
            </w:r>
            <w:r>
              <w:rPr>
                <w:noProof/>
                <w:webHidden/>
              </w:rPr>
              <w:fldChar w:fldCharType="end"/>
            </w:r>
          </w:hyperlink>
        </w:p>
        <w:p w14:paraId="67103168" w14:textId="5C3F221B"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7"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"_Toc153578878"</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3.1. Data Management</w:t>
          </w:r>
          <w:r>
            <w:rPr>
              <w:noProof/>
              <w:webHidden/>
            </w:rPr>
            <w:tab/>
          </w:r>
          <w:r>
            <w:rPr>
              <w:noProof/>
              <w:webHidden/>
            </w:rPr>
            <w:fldChar w:fldCharType="begin"/>
          </w:r>
          <w:r>
            <w:rPr>
              <w:noProof/>
              <w:webHidden/>
            </w:rPr>
            <w:instrText xml:space="preserve"> PAGEREF _Toc153578878 \h </w:instrText>
          </w:r>
          <w:r>
            <w:rPr>
              <w:noProof/>
              <w:webHidden/>
            </w:rPr>
          </w:r>
          <w:r>
            <w:rPr>
              <w:noProof/>
              <w:webHidden/>
            </w:rPr>
            <w:fldChar w:fldCharType="separate"/>
          </w:r>
          <w:r>
            <w:rPr>
              <w:noProof/>
              <w:webHidden/>
            </w:rPr>
            <w:t>3</w:t>
          </w:r>
          <w:r>
            <w:rPr>
              <w:noProof/>
              <w:webHidden/>
            </w:rPr>
            <w:fldChar w:fldCharType="end"/>
          </w:r>
          <w:r w:rsidRPr="00867572">
            <w:rPr>
              <w:rStyle w:val="Hyperlink"/>
              <w:noProof/>
            </w:rPr>
            <w:fldChar w:fldCharType="end"/>
          </w:r>
        </w:p>
        <w:p w14:paraId="73444070" w14:textId="20E401BD"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8"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"_Toc153578879"</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3.3. Results</w:t>
          </w:r>
          <w:r>
            <w:rPr>
              <w:noProof/>
              <w:webHidden/>
            </w:rPr>
            <w:tab/>
          </w:r>
          <w:r>
            <w:rPr>
              <w:noProof/>
              <w:webHidden/>
            </w:rPr>
            <w:fldChar w:fldCharType="begin"/>
          </w:r>
          <w:r>
            <w:rPr>
              <w:noProof/>
              <w:webHidden/>
            </w:rPr>
            <w:instrText xml:space="preserve"> PAGEREF _Toc153578879 \h </w:instrText>
          </w:r>
          <w:r>
            <w:rPr>
              <w:noProof/>
              <w:webHidden/>
            </w:rPr>
          </w:r>
          <w:r>
            <w:rPr>
              <w:noProof/>
              <w:webHidden/>
            </w:rPr>
            <w:fldChar w:fldCharType="separate"/>
          </w:r>
          <w:r>
            <w:rPr>
              <w:noProof/>
              <w:webHidden/>
            </w:rPr>
            <w:t>6</w:t>
          </w:r>
          <w:r>
            <w:rPr>
              <w:noProof/>
              <w:webHidden/>
            </w:rPr>
            <w:fldChar w:fldCharType="end"/>
          </w:r>
          <w:r w:rsidRPr="00867572">
            <w:rPr>
              <w:rStyle w:val="Hyperlink"/>
              <w:noProof/>
            </w:rPr>
            <w:fldChar w:fldCharType="end"/>
          </w:r>
        </w:p>
        <w:p w14:paraId="1C690AD7" w14:textId="5973AFD8"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9"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"_Toc153578880"</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3.3.1. ASER Grades 1 - 3</w:t>
          </w:r>
          <w:r>
            <w:rPr>
              <w:noProof/>
              <w:webHidden/>
            </w:rPr>
            <w:tab/>
          </w:r>
          <w:r>
            <w:rPr>
              <w:noProof/>
              <w:webHidden/>
            </w:rPr>
            <w:fldChar w:fldCharType="begin"/>
          </w:r>
          <w:r>
            <w:rPr>
              <w:noProof/>
              <w:webHidden/>
            </w:rPr>
            <w:instrText xml:space="preserve"> PAGEREF _Toc153578880 \h </w:instrText>
          </w:r>
          <w:r>
            <w:rPr>
              <w:noProof/>
              <w:webHidden/>
            </w:rPr>
          </w:r>
          <w:r>
            <w:rPr>
              <w:noProof/>
              <w:webHidden/>
            </w:rPr>
            <w:fldChar w:fldCharType="separate"/>
          </w:r>
          <w:r>
            <w:rPr>
              <w:noProof/>
              <w:webHidden/>
            </w:rPr>
            <w:t>6</w:t>
          </w:r>
          <w:r>
            <w:rPr>
              <w:noProof/>
              <w:webHidden/>
            </w:rPr>
            <w:fldChar w:fldCharType="end"/>
          </w:r>
          <w:r w:rsidRPr="00867572">
            <w:rPr>
              <w:rStyle w:val="Hyperlink"/>
              <w:noProof/>
            </w:rPr>
            <w:fldChar w:fldCharType="end"/>
          </w:r>
        </w:p>
        <w:p w14:paraId="04D1A137" w14:textId="6207E747"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0"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"_Toc153578881"</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3.3.2. ASER Grades 4 - 5</w:t>
          </w:r>
          <w:r>
            <w:rPr>
              <w:noProof/>
              <w:webHidden/>
            </w:rPr>
            <w:tab/>
          </w:r>
          <w:r>
            <w:rPr>
              <w:noProof/>
              <w:webHidden/>
            </w:rPr>
            <w:fldChar w:fldCharType="begin"/>
          </w:r>
          <w:r>
            <w:rPr>
              <w:noProof/>
              <w:webHidden/>
            </w:rPr>
            <w:instrText xml:space="preserve"> PAGEREF _Toc153578881 \h </w:instrText>
          </w:r>
          <w:r>
            <w:rPr>
              <w:noProof/>
              <w:webHidden/>
            </w:rPr>
          </w:r>
          <w:r>
            <w:rPr>
              <w:noProof/>
              <w:webHidden/>
            </w:rPr>
            <w:fldChar w:fldCharType="separate"/>
          </w:r>
          <w:r>
            <w:rPr>
              <w:noProof/>
              <w:webHidden/>
            </w:rPr>
            <w:t>7</w:t>
          </w:r>
          <w:r>
            <w:rPr>
              <w:noProof/>
              <w:webHidden/>
            </w:rPr>
            <w:fldChar w:fldCharType="end"/>
          </w:r>
          <w:r w:rsidRPr="00867572">
            <w:rPr>
              <w:rStyle w:val="Hyperlink"/>
              <w:noProof/>
            </w:rPr>
            <w:fldChar w:fldCharType="end"/>
          </w:r>
        </w:p>
        <w:p w14:paraId="79227CEA" w14:textId="18E830E9"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1"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"_Toc153578882"</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3.3.3. MELQO</w:t>
          </w:r>
          <w:r>
            <w:rPr>
              <w:noProof/>
              <w:webHidden/>
            </w:rPr>
            <w:tab/>
          </w:r>
          <w:r>
            <w:rPr>
              <w:noProof/>
              <w:webHidden/>
            </w:rPr>
            <w:fldChar w:fldCharType="begin"/>
          </w:r>
          <w:r>
            <w:rPr>
              <w:noProof/>
              <w:webHidden/>
            </w:rPr>
            <w:instrText xml:space="preserve"> PAGEREF _Toc153578882 \h </w:instrText>
          </w:r>
          <w:r>
            <w:rPr>
              <w:noProof/>
              <w:webHidden/>
            </w:rPr>
          </w:r>
          <w:r>
            <w:rPr>
              <w:noProof/>
              <w:webHidden/>
            </w:rPr>
            <w:fldChar w:fldCharType="separate"/>
          </w:r>
          <w:r>
            <w:rPr>
              <w:noProof/>
              <w:webHidden/>
            </w:rPr>
            <w:t>8</w:t>
          </w:r>
          <w:r>
            <w:rPr>
              <w:noProof/>
              <w:webHidden/>
            </w:rPr>
            <w:fldChar w:fldCharType="end"/>
          </w:r>
          <w:r w:rsidRPr="00867572">
            <w:rPr>
              <w:rStyle w:val="Hyperlink"/>
              <w:noProof/>
            </w:rPr>
            <w:fldChar w:fldCharType="end"/>
          </w:r>
        </w:p>
        <w:p w14:paraId="3B1F1737" w14:textId="53C84751"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2"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"_Toc153578883"</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3.4. Results using Truncated Sample</w:t>
          </w:r>
          <w:r>
            <w:rPr>
              <w:noProof/>
              <w:webHidden/>
            </w:rPr>
            <w:tab/>
          </w:r>
          <w:r>
            <w:rPr>
              <w:noProof/>
              <w:webHidden/>
            </w:rPr>
            <w:fldChar w:fldCharType="begin"/>
          </w:r>
          <w:r>
            <w:rPr>
              <w:noProof/>
              <w:webHidden/>
            </w:rPr>
            <w:instrText xml:space="preserve"> PAGEREF _Toc153578883 \h </w:instrText>
          </w:r>
          <w:r>
            <w:rPr>
              <w:noProof/>
              <w:webHidden/>
            </w:rPr>
          </w:r>
          <w:r>
            <w:rPr>
              <w:noProof/>
              <w:webHidden/>
            </w:rPr>
            <w:fldChar w:fldCharType="separate"/>
          </w:r>
          <w:r>
            <w:rPr>
              <w:noProof/>
              <w:webHidden/>
            </w:rPr>
            <w:t>8</w:t>
          </w:r>
          <w:r>
            <w:rPr>
              <w:noProof/>
              <w:webHidden/>
            </w:rPr>
            <w:fldChar w:fldCharType="end"/>
          </w:r>
          <w:r w:rsidRPr="00867572">
            <w:rPr>
              <w:rStyle w:val="Hyperlink"/>
              <w:noProof/>
            </w:rPr>
            <w:fldChar w:fldCharType="end"/>
          </w:r>
        </w:p>
        <w:p w14:paraId="32CA7CB6" w14:textId="709316B0"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3"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"_Toc153578884"</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3.4.1. ASER Grades 1 - 3</w:t>
          </w:r>
          <w:r>
            <w:rPr>
              <w:noProof/>
              <w:webHidden/>
            </w:rPr>
            <w:tab/>
          </w:r>
          <w:r>
            <w:rPr>
              <w:noProof/>
              <w:webHidden/>
            </w:rPr>
            <w:fldChar w:fldCharType="begin"/>
          </w:r>
          <w:r>
            <w:rPr>
              <w:noProof/>
              <w:webHidden/>
            </w:rPr>
            <w:instrText xml:space="preserve"> PAGEREF _Toc153578884 \h </w:instrText>
          </w:r>
          <w:r>
            <w:rPr>
              <w:noProof/>
              <w:webHidden/>
            </w:rPr>
          </w:r>
          <w:r>
            <w:rPr>
              <w:noProof/>
              <w:webHidden/>
            </w:rPr>
            <w:fldChar w:fldCharType="separate"/>
          </w:r>
          <w:r>
            <w:rPr>
              <w:noProof/>
              <w:webHidden/>
            </w:rPr>
            <w:t>9</w:t>
          </w:r>
          <w:r>
            <w:rPr>
              <w:noProof/>
              <w:webHidden/>
            </w:rPr>
            <w:fldChar w:fldCharType="end"/>
          </w:r>
          <w:r w:rsidRPr="00867572">
            <w:rPr>
              <w:rStyle w:val="Hyperlink"/>
              <w:noProof/>
            </w:rPr>
            <w:fldChar w:fldCharType="end"/>
          </w:r>
        </w:p>
        <w:p w14:paraId="1D1F22E4" w14:textId="6D55800E"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4"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"_Toc153578885"</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3.4.2. ASER Grades 4 - 5</w:t>
          </w:r>
          <w:r>
            <w:rPr>
              <w:noProof/>
              <w:webHidden/>
            </w:rPr>
            <w:tab/>
          </w:r>
          <w:r>
            <w:rPr>
              <w:noProof/>
              <w:webHidden/>
            </w:rPr>
            <w:fldChar w:fldCharType="begin"/>
          </w:r>
          <w:r>
            <w:rPr>
              <w:noProof/>
              <w:webHidden/>
            </w:rPr>
            <w:instrText xml:space="preserve"> PAGEREF _Toc153578885 \h </w:instrText>
          </w:r>
          <w:r>
            <w:rPr>
              <w:noProof/>
              <w:webHidden/>
            </w:rPr>
          </w:r>
          <w:r>
            <w:rPr>
              <w:noProof/>
              <w:webHidden/>
            </w:rPr>
            <w:fldChar w:fldCharType="separate"/>
          </w:r>
          <w:r>
            <w:rPr>
              <w:noProof/>
              <w:webHidden/>
            </w:rPr>
            <w:t>10</w:t>
          </w:r>
          <w:r>
            <w:rPr>
              <w:noProof/>
              <w:webHidden/>
            </w:rPr>
            <w:fldChar w:fldCharType="end"/>
          </w:r>
          <w:r w:rsidRPr="00867572">
            <w:rPr>
              <w:rStyle w:val="Hyperlink"/>
              <w:noProof/>
            </w:rPr>
            <w:fldChar w:fldCharType="end"/>
          </w:r>
        </w:p>
        <w:p w14:paraId="4E8A5753" w14:textId="582F961E" w:rsidR="002333AB" w:rsidRDefault="002333AB" w:rsidP="00AB754C">
          <w:pPr>
            <w:pStyle w:val="TOC2"/>
            <w:rPr>
              <w:rFonts w:asciiTheme="minorHAnsi" w:eastAsiaTheme="minorEastAsia" w:hAnsiTheme="minorHAnsi" w:cstheme="minorBidi"/>
              <w:noProof/>
              <w:kern w:val="2"/>
              <w:sz w:val="22"/>
              <w:szCs w:val="22"/>
              <w:lang w:val="en-PK" w:eastAsia="en-PK"/>
              <w14:ligatures w14:val="standardContextual"/>
            </w:rPr>
            <w:pPrChange w:id="15" w:author="Hijab Tahir" w:date="2023-12-16T01:56:00Z">
              <w:pPr>
                <w:pStyle w:val="TOC2"/>
                <w:tabs>
                  <w:tab w:val="right" w:leader="underscore" w:pos="9350"/>
                </w:tabs>
              </w:pPr>
            </w:pPrChange>
          </w:pPr>
          <w:r w:rsidRPr="00867572">
            <w:rPr>
              <w:rStyle w:val="Hyperlink"/>
              <w:noProof/>
            </w:rPr>
            <w:fldChar w:fldCharType="begin"/>
          </w:r>
          <w:r w:rsidRPr="00867572">
            <w:rPr>
              <w:rStyle w:val="Hyperlink"/>
              <w:noProof/>
            </w:rPr>
            <w:instrText xml:space="preserve"> </w:instrText>
          </w:r>
          <w:r>
            <w:rPr>
              <w:noProof/>
            </w:rPr>
            <w:instrText>HYPERLINK \l "_Toc153578886"</w:instrText>
          </w:r>
          <w:r w:rsidRPr="00867572">
            <w:rPr>
              <w:rStyle w:val="Hyperlink"/>
              <w:noProof/>
            </w:rPr>
            <w:instrText xml:space="preserve"> </w:instrText>
          </w:r>
          <w:r w:rsidRPr="00867572">
            <w:rPr>
              <w:rStyle w:val="Hyperlink"/>
              <w:noProof/>
            </w:rPr>
          </w:r>
          <w:r w:rsidRPr="00867572">
            <w:rPr>
              <w:rStyle w:val="Hyperlink"/>
              <w:noProof/>
            </w:rPr>
            <w:fldChar w:fldCharType="separate"/>
          </w:r>
          <w:r w:rsidRPr="00867572">
            <w:rPr>
              <w:rStyle w:val="Hyperlink"/>
              <w:noProof/>
            </w:rPr>
            <w:t>3.4.3. MELQO</w:t>
          </w:r>
          <w:r>
            <w:rPr>
              <w:noProof/>
              <w:webHidden/>
            </w:rPr>
            <w:tab/>
          </w:r>
          <w:r>
            <w:rPr>
              <w:noProof/>
              <w:webHidden/>
            </w:rPr>
            <w:fldChar w:fldCharType="begin"/>
          </w:r>
          <w:r>
            <w:rPr>
              <w:noProof/>
              <w:webHidden/>
            </w:rPr>
            <w:instrText xml:space="preserve"> PAGEREF _Toc153578886 \h </w:instrText>
          </w:r>
          <w:r>
            <w:rPr>
              <w:noProof/>
              <w:webHidden/>
            </w:rPr>
          </w:r>
          <w:r>
            <w:rPr>
              <w:noProof/>
              <w:webHidden/>
            </w:rPr>
            <w:fldChar w:fldCharType="separate"/>
          </w:r>
          <w:r>
            <w:rPr>
              <w:noProof/>
              <w:webHidden/>
            </w:rPr>
            <w:t>11</w:t>
          </w:r>
          <w:r>
            <w:rPr>
              <w:noProof/>
              <w:webHidden/>
            </w:rPr>
            <w:fldChar w:fldCharType="end"/>
          </w:r>
          <w:r w:rsidRPr="00867572">
            <w:rPr>
              <w:rStyle w:val="Hyperlink"/>
              <w:noProof/>
            </w:rPr>
            <w:fldChar w:fldCharType="end"/>
          </w:r>
        </w:p>
        <w:p w14:paraId="2C44E478" w14:textId="5E8108A6" w:rsidR="002333AB" w:rsidRDefault="002333AB">
          <w:pPr>
            <w:pStyle w:val="TOC1"/>
            <w:tabs>
              <w:tab w:val="right" w:leader="underscore" w:pos="9350"/>
            </w:tabs>
            <w:rPr>
              <w:rFonts w:asciiTheme="minorHAnsi" w:eastAsiaTheme="minorEastAsia" w:hAnsiTheme="minorHAnsi" w:cstheme="minorBidi"/>
              <w:noProof/>
              <w:kern w:val="2"/>
              <w:sz w:val="22"/>
              <w:szCs w:val="22"/>
              <w:lang w:val="en-PK" w:eastAsia="en-PK"/>
              <w14:ligatures w14:val="standardContextual"/>
            </w:rPr>
          </w:pPr>
          <w:hyperlink w:anchor="_Toc153578887" w:history="1">
            <w:r w:rsidRPr="00867572">
              <w:rPr>
                <w:rStyle w:val="Hyperlink"/>
                <w:noProof/>
              </w:rPr>
              <w:t>4. Limitations of the design</w:t>
            </w:r>
            <w:r>
              <w:rPr>
                <w:noProof/>
                <w:webHidden/>
              </w:rPr>
              <w:tab/>
            </w:r>
            <w:r>
              <w:rPr>
                <w:noProof/>
                <w:webHidden/>
              </w:rPr>
              <w:fldChar w:fldCharType="begin"/>
            </w:r>
            <w:r>
              <w:rPr>
                <w:noProof/>
                <w:webHidden/>
              </w:rPr>
              <w:instrText xml:space="preserve"> PAGEREF _Toc153578887 \h </w:instrText>
            </w:r>
            <w:r>
              <w:rPr>
                <w:noProof/>
                <w:webHidden/>
              </w:rPr>
            </w:r>
            <w:r>
              <w:rPr>
                <w:noProof/>
                <w:webHidden/>
              </w:rPr>
              <w:fldChar w:fldCharType="separate"/>
            </w:r>
            <w:r>
              <w:rPr>
                <w:noProof/>
                <w:webHidden/>
              </w:rPr>
              <w:t>11</w:t>
            </w:r>
            <w:r>
              <w:rPr>
                <w:noProof/>
                <w:webHidden/>
              </w:rPr>
              <w:fldChar w:fldCharType="end"/>
            </w:r>
          </w:hyperlink>
        </w:p>
        <w:p w14:paraId="69FD96D9" w14:textId="41DA01C5" w:rsidR="002333AB" w:rsidRDefault="002333AB">
          <w:pPr>
            <w:pStyle w:val="TOC1"/>
            <w:tabs>
              <w:tab w:val="right" w:leader="underscore" w:pos="9350"/>
            </w:tabs>
            <w:rPr>
              <w:rFonts w:asciiTheme="minorHAnsi" w:eastAsiaTheme="minorEastAsia" w:hAnsiTheme="minorHAnsi" w:cstheme="minorBidi"/>
              <w:noProof/>
              <w:kern w:val="2"/>
              <w:sz w:val="22"/>
              <w:szCs w:val="22"/>
              <w:lang w:val="en-PK" w:eastAsia="en-PK"/>
              <w14:ligatures w14:val="standardContextual"/>
            </w:rPr>
          </w:pPr>
          <w:hyperlink w:anchor="_Toc153578888" w:history="1">
            <w:r w:rsidRPr="00867572">
              <w:rPr>
                <w:rStyle w:val="Hyperlink"/>
                <w:noProof/>
              </w:rPr>
              <w:t>5. Conclusion</w:t>
            </w:r>
            <w:r>
              <w:rPr>
                <w:noProof/>
                <w:webHidden/>
              </w:rPr>
              <w:tab/>
            </w:r>
            <w:r>
              <w:rPr>
                <w:noProof/>
                <w:webHidden/>
              </w:rPr>
              <w:fldChar w:fldCharType="begin"/>
            </w:r>
            <w:r>
              <w:rPr>
                <w:noProof/>
                <w:webHidden/>
              </w:rPr>
              <w:instrText xml:space="preserve"> PAGEREF _Toc153578888 \h </w:instrText>
            </w:r>
            <w:r>
              <w:rPr>
                <w:noProof/>
                <w:webHidden/>
              </w:rPr>
            </w:r>
            <w:r>
              <w:rPr>
                <w:noProof/>
                <w:webHidden/>
              </w:rPr>
              <w:fldChar w:fldCharType="separate"/>
            </w:r>
            <w:r>
              <w:rPr>
                <w:noProof/>
                <w:webHidden/>
              </w:rPr>
              <w:t>13</w:t>
            </w:r>
            <w:r>
              <w:rPr>
                <w:noProof/>
                <w:webHidden/>
              </w:rPr>
              <w:fldChar w:fldCharType="end"/>
            </w:r>
          </w:hyperlink>
        </w:p>
        <w:p w14:paraId="281C8657" w14:textId="4090F912" w:rsidR="009D30B0" w:rsidRDefault="009D30B0" w:rsidP="00876AF6">
          <w:pPr>
            <w:jc w:val="both"/>
          </w:pPr>
          <w:r w:rsidRPr="009D30B0">
            <w:rPr>
              <w:b/>
              <w:bCs/>
              <w:noProof/>
              <w:sz w:val="28"/>
              <w:szCs w:val="28"/>
            </w:rPr>
            <w:fldChar w:fldCharType="end"/>
          </w:r>
        </w:p>
      </w:sdtContent>
    </w:sdt>
    <w:p w14:paraId="1D141462" w14:textId="77777777" w:rsidR="002333AB" w:rsidRDefault="009D30B0" w:rsidP="00876AF6">
      <w:pPr>
        <w:jc w:val="both"/>
        <w:rPr>
          <w:sz w:val="28"/>
          <w:szCs w:val="28"/>
        </w:rPr>
        <w:sectPr w:rsidR="002333AB" w:rsidSect="005A74D1">
          <w:headerReference w:type="default" r:id="rId8"/>
          <w:footerReference w:type="default" r:id="rId9"/>
          <w:headerReference w:type="first" r:id="rId10"/>
          <w:pgSz w:w="12240" w:h="15840"/>
          <w:pgMar w:top="1440" w:right="1440" w:bottom="1440" w:left="1440" w:header="708" w:footer="708" w:gutter="0"/>
          <w:pgNumType w:start="0"/>
          <w:cols w:space="708"/>
          <w:titlePg/>
          <w:docGrid w:linePitch="326"/>
        </w:sectPr>
      </w:pPr>
      <w:bookmarkStart w:id="16" w:name="_Toc153573603"/>
      <w:r>
        <w:rPr>
          <w:sz w:val="28"/>
          <w:szCs w:val="28"/>
        </w:rPr>
        <w:br w:type="page"/>
      </w:r>
    </w:p>
    <w:p w14:paraId="22E7FB21" w14:textId="087D39CC" w:rsidR="00AE170F" w:rsidRPr="009D30B0" w:rsidRDefault="00000000" w:rsidP="00876AF6">
      <w:pPr>
        <w:pStyle w:val="Heading1"/>
        <w:jc w:val="both"/>
        <w:rPr>
          <w:sz w:val="28"/>
          <w:szCs w:val="28"/>
        </w:rPr>
      </w:pPr>
      <w:bookmarkStart w:id="17" w:name="_Toc153578869"/>
      <w:r w:rsidRPr="009D30B0">
        <w:rPr>
          <w:sz w:val="28"/>
          <w:szCs w:val="28"/>
        </w:rPr>
        <w:lastRenderedPageBreak/>
        <w:t xml:space="preserve">1. </w:t>
      </w:r>
      <w:bookmarkEnd w:id="16"/>
      <w:r w:rsidR="009D30B0">
        <w:rPr>
          <w:sz w:val="28"/>
          <w:szCs w:val="28"/>
        </w:rPr>
        <w:t>Backgroun</w:t>
      </w:r>
      <w:ins w:id="18" w:author="Hijab Tahir" w:date="2023-12-16T01:02:00Z">
        <w:r w:rsidR="00F27E31">
          <w:rPr>
            <w:sz w:val="28"/>
            <w:szCs w:val="28"/>
          </w:rPr>
          <w:t>d</w:t>
        </w:r>
      </w:ins>
      <w:del w:id="19" w:author="Hijab Tahir" w:date="2023-12-16T01:02:00Z">
        <w:r w:rsidR="009D30B0" w:rsidDel="00F27E31">
          <w:rPr>
            <w:sz w:val="28"/>
            <w:szCs w:val="28"/>
          </w:rPr>
          <w:delText>d</w:delText>
        </w:r>
      </w:del>
      <w:bookmarkEnd w:id="17"/>
    </w:p>
    <w:p w14:paraId="2F09FCA9" w14:textId="77777777" w:rsidR="009D30B0" w:rsidRDefault="009D30B0" w:rsidP="00876AF6">
      <w:pPr>
        <w:spacing w:before="240" w:after="240"/>
        <w:jc w:val="both"/>
      </w:pPr>
      <w:proofErr w:type="spellStart"/>
      <w:r>
        <w:t>Taleemabad</w:t>
      </w:r>
      <w:proofErr w:type="spellEnd"/>
      <w:r>
        <w:t xml:space="preserve"> has collaborated with CERP for an external validation of their internal assessments. For this purpose, CERP has carried out an audit using the existing data that </w:t>
      </w:r>
      <w:proofErr w:type="spellStart"/>
      <w:r>
        <w:t>Taleemabad</w:t>
      </w:r>
      <w:proofErr w:type="spellEnd"/>
      <w:r>
        <w:t xml:space="preserve">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w:t>
      </w:r>
      <w:proofErr w:type="spellStart"/>
      <w:r>
        <w:t>Taleemabad’s</w:t>
      </w:r>
      <w:proofErr w:type="spellEnd"/>
      <w:r>
        <w:t xml:space="preserve"> impact on educational outcomes.</w:t>
      </w:r>
    </w:p>
    <w:p w14:paraId="3899E985" w14:textId="77777777" w:rsidR="00AE170F" w:rsidRDefault="00000000" w:rsidP="00876AF6">
      <w:pPr>
        <w:spacing w:before="240" w:after="240"/>
        <w:jc w:val="both"/>
      </w:pPr>
      <w:proofErr w:type="spellStart"/>
      <w:r>
        <w:t>Taleemabad</w:t>
      </w:r>
      <w:proofErr w:type="spellEnd"/>
      <w:r>
        <w:t>,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14:paraId="3B8B7496" w14:textId="77777777" w:rsidR="00AE170F" w:rsidRPr="009D30B0" w:rsidRDefault="00000000" w:rsidP="00876AF6">
      <w:pPr>
        <w:pStyle w:val="Heading1"/>
        <w:jc w:val="both"/>
        <w:rPr>
          <w:sz w:val="28"/>
          <w:szCs w:val="28"/>
        </w:rPr>
      </w:pPr>
      <w:bookmarkStart w:id="20" w:name="_Toc153573604"/>
      <w:bookmarkStart w:id="21" w:name="_Toc153578870"/>
      <w:r w:rsidRPr="009D30B0">
        <w:rPr>
          <w:sz w:val="28"/>
          <w:szCs w:val="28"/>
        </w:rPr>
        <w:t xml:space="preserve">2. </w:t>
      </w:r>
      <w:proofErr w:type="spellStart"/>
      <w:r w:rsidRPr="009D30B0">
        <w:rPr>
          <w:sz w:val="28"/>
          <w:szCs w:val="28"/>
        </w:rPr>
        <w:t>Taleemabad’s</w:t>
      </w:r>
      <w:proofErr w:type="spellEnd"/>
      <w:r w:rsidRPr="009D30B0">
        <w:rPr>
          <w:sz w:val="28"/>
          <w:szCs w:val="28"/>
        </w:rPr>
        <w:t xml:space="preserve"> Evaluation</w:t>
      </w:r>
      <w:bookmarkEnd w:id="20"/>
      <w:bookmarkEnd w:id="21"/>
    </w:p>
    <w:p w14:paraId="700462E6" w14:textId="4137F81E" w:rsidR="00AE170F" w:rsidRDefault="00000000" w:rsidP="00876AF6">
      <w:pPr>
        <w:spacing w:before="240" w:after="240"/>
        <w:jc w:val="both"/>
      </w:pPr>
      <w:r>
        <w:t xml:space="preserve">The primary objective of </w:t>
      </w:r>
      <w:r w:rsidR="00876AF6">
        <w:t>the</w:t>
      </w:r>
      <w:r>
        <w:t xml:space="preserve"> evaluation</w:t>
      </w:r>
      <w:r w:rsidR="00876AF6">
        <w:t xml:space="preserve"> conducted by </w:t>
      </w:r>
      <w:proofErr w:type="spellStart"/>
      <w:r w:rsidR="00876AF6">
        <w:t>Taleemabad</w:t>
      </w:r>
      <w:proofErr w:type="spellEnd"/>
      <w:r>
        <w:t xml:space="preserve"> was to </w:t>
      </w:r>
      <w:del w:id="22" w:author="Hijab Tahir" w:date="2023-12-15T23:28:00Z">
        <w:r w:rsidDel="00876AF6">
          <w:delText xml:space="preserve">evaluate </w:delText>
        </w:r>
      </w:del>
      <w:ins w:id="23" w:author="Hijab Tahir" w:date="2023-12-15T23:28:00Z">
        <w:r w:rsidR="00876AF6">
          <w:t>discern</w:t>
        </w:r>
        <w:r w:rsidR="00876AF6">
          <w:t xml:space="preserve"> </w:t>
        </w:r>
      </w:ins>
      <w:r>
        <w:t>the effectiveness of its offerings. The evaluation was conducted through third-party standardized assessments of student learning outcomes and class observations</w:t>
      </w:r>
      <w:del w:id="24" w:author="Hijab Tahir" w:date="2023-12-15T23:42:00Z">
        <w:r w:rsidDel="00360048">
          <w:delText>. The assessment and observation processes extended</w:delText>
        </w:r>
      </w:del>
      <w:ins w:id="25" w:author="Hijab Tahir" w:date="2023-12-15T23:42:00Z">
        <w:r w:rsidR="00360048">
          <w:t xml:space="preserve"> </w:t>
        </w:r>
      </w:ins>
      <w:ins w:id="26" w:author="Hijab Tahir" w:date="2023-12-15T23:43:00Z">
        <w:r w:rsidR="00360048">
          <w:t>on</w:t>
        </w:r>
      </w:ins>
      <w:del w:id="27" w:author="Hijab Tahir" w:date="2023-12-15T23:43:00Z">
        <w:r w:rsidDel="00360048">
          <w:delText xml:space="preserve"> to</w:delText>
        </w:r>
      </w:del>
      <w:r>
        <w:t xml:space="preserve"> both </w:t>
      </w:r>
      <w:proofErr w:type="spellStart"/>
      <w:r>
        <w:t>Taleemabad</w:t>
      </w:r>
      <w:proofErr w:type="spellEnd"/>
      <w:r>
        <w:t xml:space="preserve"> schools and comparable “control” schools. </w:t>
      </w:r>
      <w:del w:id="28" w:author="Hijab Tahir" w:date="2023-12-15T23:40:00Z">
        <w:r w:rsidDel="00360048">
          <w:delText xml:space="preserve">Currently </w:delText>
        </w:r>
      </w:del>
      <w:del w:id="29" w:author="Hijab Tahir" w:date="2023-12-15T23:39:00Z">
        <w:r w:rsidDel="00360048">
          <w:delText xml:space="preserve">encompassing </w:delText>
        </w:r>
      </w:del>
      <w:del w:id="30" w:author="Hijab Tahir" w:date="2023-12-15T23:40:00Z">
        <w:r w:rsidDel="00360048">
          <w:delText xml:space="preserve">140 schools, </w:delText>
        </w:r>
      </w:del>
    </w:p>
    <w:p w14:paraId="73530B89" w14:textId="01A5C150" w:rsidR="00AE170F" w:rsidRPr="009D30B0" w:rsidRDefault="00000000" w:rsidP="00876AF6">
      <w:pPr>
        <w:pStyle w:val="Heading2"/>
        <w:jc w:val="both"/>
        <w:rPr>
          <w:sz w:val="24"/>
          <w:szCs w:val="24"/>
        </w:rPr>
      </w:pPr>
      <w:bookmarkStart w:id="31" w:name="_Toc153578871"/>
      <w:r w:rsidRPr="009D30B0">
        <w:rPr>
          <w:sz w:val="24"/>
          <w:szCs w:val="24"/>
        </w:rPr>
        <w:t>2.1. Instrument</w:t>
      </w:r>
      <w:ins w:id="32" w:author="Hijab Tahir" w:date="2023-12-15T23:51:00Z">
        <w:r w:rsidR="00763C0E">
          <w:rPr>
            <w:sz w:val="24"/>
            <w:szCs w:val="24"/>
          </w:rPr>
          <w:t>s</w:t>
        </w:r>
      </w:ins>
      <w:r w:rsidRPr="009D30B0">
        <w:rPr>
          <w:sz w:val="24"/>
          <w:szCs w:val="24"/>
        </w:rPr>
        <w:t xml:space="preserve"> and Data Collection</w:t>
      </w:r>
      <w:bookmarkEnd w:id="31"/>
    </w:p>
    <w:p w14:paraId="53EE7BE2" w14:textId="4EA1224E" w:rsidR="00AE170F" w:rsidRDefault="00000000" w:rsidP="00876AF6">
      <w:pPr>
        <w:spacing w:before="240" w:after="240"/>
        <w:jc w:val="both"/>
      </w:pPr>
      <w:proofErr w:type="spellStart"/>
      <w:r>
        <w:t>Taleemabad</w:t>
      </w:r>
      <w:proofErr w:type="spellEnd"/>
      <w:del w:id="33" w:author="Hijab Tahir" w:date="2023-12-15T23:51:00Z">
        <w:r w:rsidDel="00763C0E">
          <w:delText xml:space="preserve"> </w:delText>
        </w:r>
      </w:del>
      <w:del w:id="34" w:author="Hijab Tahir" w:date="2023-12-15T23:50:00Z">
        <w:r w:rsidR="00763C0E" w:rsidDel="00763C0E">
          <w:delText xml:space="preserve">conducted </w:delText>
        </w:r>
      </w:del>
      <w:ins w:id="35" w:author="Hijab Tahir" w:date="2023-12-15T23:50:00Z">
        <w:r w:rsidR="00763C0E">
          <w:t xml:space="preserve"> </w:t>
        </w:r>
      </w:ins>
      <w:ins w:id="36" w:author="Hijab Tahir" w:date="2023-12-16T00:46:00Z">
        <w:r w:rsidR="00F27E31">
          <w:t>administered</w:t>
        </w:r>
      </w:ins>
      <w:ins w:id="37" w:author="Hijab Tahir" w:date="2023-12-15T23:51:00Z">
        <w:r w:rsidR="00763C0E">
          <w:t xml:space="preserve"> the </w:t>
        </w:r>
      </w:ins>
      <w:del w:id="38" w:author="Hijab Tahir" w:date="2023-12-15T23:49:00Z">
        <w:r w:rsidR="00763C0E" w:rsidDel="00763C0E">
          <w:delText xml:space="preserve"> </w:delText>
        </w:r>
      </w:del>
      <w:del w:id="39" w:author="Hijab Tahir" w:date="2023-12-15T23:51:00Z">
        <w:r w:rsidDel="00763C0E">
          <w:delText xml:space="preserve">established </w:delText>
        </w:r>
      </w:del>
      <w:r>
        <w:t>assessment</w:t>
      </w:r>
      <w:ins w:id="40" w:author="Hijab Tahir" w:date="2023-12-15T23:51:00Z">
        <w:r w:rsidR="00763C0E">
          <w:t xml:space="preserve">s using </w:t>
        </w:r>
      </w:ins>
      <w:r w:rsidR="002333AB">
        <w:t xml:space="preserve">globally </w:t>
      </w:r>
      <w:ins w:id="41" w:author="Hijab Tahir" w:date="2023-12-15T23:51:00Z">
        <w:r w:rsidR="00763C0E">
          <w:t>renowned</w:t>
        </w:r>
      </w:ins>
      <w:r>
        <w:t xml:space="preserve">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14:paraId="7F136357" w14:textId="40F3D5A9" w:rsidR="00AE170F" w:rsidRDefault="00000000" w:rsidP="00876AF6">
      <w:pPr>
        <w:spacing w:before="240" w:after="240"/>
        <w:jc w:val="both"/>
        <w:rPr>
          <w:ins w:id="42" w:author="Hijab Tahir" w:date="2023-12-15T23:57:00Z"/>
        </w:rPr>
      </w:pPr>
      <w:r>
        <w:t xml:space="preserve">In the pre-primary grades, </w:t>
      </w:r>
      <w:proofErr w:type="spellStart"/>
      <w:r>
        <w:t>Taleemabad</w:t>
      </w:r>
      <w:proofErr w:type="spellEnd"/>
      <w:r>
        <w:t xml:space="preserve">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w:t>
      </w:r>
      <w:del w:id="43" w:author="Hijab Tahir" w:date="2023-12-15T23:53:00Z">
        <w:r w:rsidDel="00763C0E">
          <w:delText>Additionally</w:delText>
        </w:r>
      </w:del>
      <w:ins w:id="44" w:author="Hijab Tahir" w:date="2023-12-15T23:53:00Z">
        <w:r w:rsidR="00763C0E">
          <w:t>Lastly</w:t>
        </w:r>
      </w:ins>
      <w:r>
        <w:t xml:space="preserve">, </w:t>
      </w:r>
      <w:del w:id="45" w:author="Hijab Tahir" w:date="2023-12-15T23:53:00Z">
        <w:r w:rsidDel="00763C0E">
          <w:delText xml:space="preserve">fine </w:delText>
        </w:r>
      </w:del>
      <w:r>
        <w:t xml:space="preserve">motor skills are observed through pupils’ ability to replicate shapes presented on paper, </w:t>
      </w:r>
      <w:del w:id="46" w:author="Hijab Tahir" w:date="2023-12-15T23:55:00Z">
        <w:r w:rsidDel="00763C0E">
          <w:delText>indicating promising</w:delText>
        </w:r>
      </w:del>
      <w:ins w:id="47" w:author="Hijab Tahir" w:date="2023-12-15T23:55:00Z">
        <w:r w:rsidR="00763C0E">
          <w:t>highlighting their</w:t>
        </w:r>
      </w:ins>
      <w:r>
        <w:t xml:space="preserve"> levels of skill development.</w:t>
      </w:r>
    </w:p>
    <w:p w14:paraId="2A5262AC" w14:textId="07ECBEE7" w:rsidR="00763C0E" w:rsidRDefault="00763C0E" w:rsidP="00876AF6">
      <w:pPr>
        <w:spacing w:before="240" w:after="240"/>
        <w:jc w:val="both"/>
      </w:pPr>
      <w:moveToRangeStart w:id="48" w:author="Hijab Tahir" w:date="2023-12-15T23:57:00Z" w:name="move153577036"/>
      <w:moveTo w:id="49" w:author="Hijab Tahir" w:date="2023-12-15T23:57:00Z">
        <w:r>
          <w:t xml:space="preserve">The evaluation involved a comprehensive data collection process conducted at baseline during October-November 2022 and at endline during April-May 2023. This timeframe corresponds with </w:t>
        </w:r>
        <w:r>
          <w:lastRenderedPageBreak/>
          <w:t>the commencement of the fall term for baseline and the conclusion of the academic year for endline.</w:t>
        </w:r>
      </w:moveTo>
      <w:moveToRangeEnd w:id="48"/>
    </w:p>
    <w:p w14:paraId="25D7036F" w14:textId="77777777" w:rsidR="00AE170F" w:rsidRPr="009D30B0" w:rsidRDefault="00000000" w:rsidP="00876AF6">
      <w:pPr>
        <w:pStyle w:val="Heading2"/>
        <w:jc w:val="both"/>
        <w:rPr>
          <w:sz w:val="24"/>
          <w:szCs w:val="24"/>
        </w:rPr>
      </w:pPr>
      <w:bookmarkStart w:id="50" w:name="_Toc153578872"/>
      <w:r w:rsidRPr="009D30B0">
        <w:rPr>
          <w:sz w:val="24"/>
          <w:szCs w:val="24"/>
        </w:rPr>
        <w:t>2.2. Sampling and Measurement</w:t>
      </w:r>
      <w:bookmarkEnd w:id="50"/>
    </w:p>
    <w:p w14:paraId="44AB727F" w14:textId="3E768326" w:rsidR="00AE170F" w:rsidRDefault="00927D17" w:rsidP="00876AF6">
      <w:pPr>
        <w:spacing w:before="240" w:after="240"/>
        <w:jc w:val="both"/>
      </w:pPr>
      <w:proofErr w:type="spellStart"/>
      <w:r>
        <w:t>Taleemabad</w:t>
      </w:r>
      <w:proofErr w:type="spellEnd"/>
      <w:r>
        <w:t xml:space="preserve"> employ</w:t>
      </w:r>
      <w:ins w:id="51" w:author="Hijab Tahir" w:date="2023-12-15T23:40:00Z">
        <w:r>
          <w:t>ed</w:t>
        </w:r>
      </w:ins>
      <w:del w:id="52" w:author="Hijab Tahir" w:date="2023-12-15T23:40:00Z">
        <w:r w:rsidDel="00360048">
          <w:delText>s</w:delText>
        </w:r>
      </w:del>
      <w:r>
        <w:t xml:space="preserve"> </w:t>
      </w:r>
      <w:r w:rsidR="00DB40CD">
        <w:t>a two-step sampling strategy</w:t>
      </w:r>
      <w:ins w:id="53" w:author="Hijab Tahir" w:date="2023-12-16T00:01:00Z">
        <w:r w:rsidR="00DB40CD">
          <w:t>. First</w:t>
        </w:r>
      </w:ins>
      <w:r w:rsidR="00DB40CD">
        <w:t xml:space="preserve">, using </w:t>
      </w:r>
      <w:r>
        <w:t>a random sampling method</w:t>
      </w:r>
      <w:r w:rsidR="00DB40CD">
        <w:t xml:space="preserve">, </w:t>
      </w:r>
      <w:ins w:id="54" w:author="Hijab Tahir" w:date="2023-12-16T00:43:00Z">
        <w:r w:rsidR="00F27E31">
          <w:t xml:space="preserve">approximately </w:t>
        </w:r>
      </w:ins>
      <w:r w:rsidR="00DB40CD">
        <w:t xml:space="preserve">30 </w:t>
      </w:r>
      <w:ins w:id="55" w:author="Hijab Tahir" w:date="2023-12-15T23:59:00Z">
        <w:r w:rsidR="00DB40CD">
          <w:t>schools were</w:t>
        </w:r>
        <w:r w:rsidR="00DB40CD">
          <w:t xml:space="preserve"> </w:t>
        </w:r>
      </w:ins>
      <w:del w:id="56" w:author="Hijab Tahir" w:date="2023-12-15T23:59:00Z">
        <w:r w:rsidR="00DB40CD" w:rsidDel="00414160">
          <w:delText>select</w:delText>
        </w:r>
      </w:del>
      <w:ins w:id="57" w:author="Hijab Tahir" w:date="2023-12-15T23:59:00Z">
        <w:r w:rsidR="00DB40CD">
          <w:t>chosen at</w:t>
        </w:r>
        <w:r w:rsidR="00DB40CD">
          <w:t xml:space="preserve"> </w:t>
        </w:r>
      </w:ins>
      <w:del w:id="58" w:author="Hijab Tahir" w:date="2023-12-15T23:59:00Z">
        <w:r w:rsidR="00DB40CD" w:rsidDel="00414160">
          <w:delText xml:space="preserve">ing schools </w:delText>
        </w:r>
      </w:del>
      <w:r w:rsidR="00DB40CD">
        <w:t>random</w:t>
      </w:r>
      <w:del w:id="59" w:author="Hijab Tahir" w:date="2023-12-15T23:59:00Z">
        <w:r w:rsidR="00DB40CD" w:rsidDel="00414160">
          <w:delText>ly</w:delText>
        </w:r>
      </w:del>
      <w:r w:rsidR="00DB40CD">
        <w:t xml:space="preserve"> </w:t>
      </w:r>
      <w:del w:id="60" w:author="Hijab Tahir" w:date="2023-12-16T00:02:00Z">
        <w:r w:rsidR="00DB40CD" w:rsidDel="00414160">
          <w:delText xml:space="preserve">in </w:delText>
        </w:r>
      </w:del>
      <w:ins w:id="61" w:author="Hijab Tahir" w:date="2023-12-16T00:02:00Z">
        <w:r w:rsidR="00DB40CD">
          <w:t>for</w:t>
        </w:r>
        <w:r w:rsidR="00DB40CD">
          <w:t xml:space="preserve"> </w:t>
        </w:r>
      </w:ins>
      <w:r w:rsidR="00DB40CD">
        <w:t>the experimental group</w:t>
      </w:r>
      <w:r>
        <w:t xml:space="preserve"> </w:t>
      </w:r>
      <w:ins w:id="62" w:author="Hijab Tahir" w:date="2023-12-15T23:40:00Z">
        <w:r>
          <w:t xml:space="preserve">from </w:t>
        </w:r>
      </w:ins>
      <w:proofErr w:type="spellStart"/>
      <w:r w:rsidR="00DB40CD">
        <w:t>Taleemabad’s</w:t>
      </w:r>
      <w:proofErr w:type="spellEnd"/>
      <w:ins w:id="63" w:author="Hijab Tahir" w:date="2023-12-15T23:40:00Z">
        <w:r>
          <w:t xml:space="preserve"> </w:t>
        </w:r>
      </w:ins>
      <w:r w:rsidR="00DB40CD">
        <w:t xml:space="preserve">extensive </w:t>
      </w:r>
      <w:ins w:id="64" w:author="Hijab Tahir" w:date="2023-12-15T23:40:00Z">
        <w:r>
          <w:t>network of</w:t>
        </w:r>
        <w:r>
          <w:t xml:space="preserve"> </w:t>
        </w:r>
        <w:r>
          <w:t>140 schools</w:t>
        </w:r>
      </w:ins>
      <w:r>
        <w:t xml:space="preserve">. </w:t>
      </w:r>
      <w:moveFromRangeStart w:id="65" w:author="Hijab Tahir" w:date="2023-12-15T23:57:00Z" w:name="move153577036"/>
      <w:moveFrom w:id="66" w:author="Hijab Tahir" w:date="2023-12-15T23:57:00Z">
        <w:r w:rsidR="00000000" w:rsidDel="00763C0E">
          <w:t xml:space="preserve">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 </w:t>
        </w:r>
      </w:moveFrom>
      <w:moveFromRangeEnd w:id="65"/>
      <w:r w:rsidR="00DB40CD">
        <w:t xml:space="preserve">This was then </w:t>
      </w:r>
      <w:del w:id="67" w:author="Hijab Tahir" w:date="2023-12-16T00:00:00Z">
        <w:r w:rsidR="00000000" w:rsidDel="00414160">
          <w:delText xml:space="preserve">and </w:delText>
        </w:r>
      </w:del>
      <w:ins w:id="68" w:author="Hijab Tahir" w:date="2023-12-16T00:00:00Z">
        <w:r w:rsidR="00414160">
          <w:t>followed by</w:t>
        </w:r>
        <w:r w:rsidR="00414160">
          <w:t xml:space="preserve"> </w:t>
        </w:r>
      </w:ins>
      <w:del w:id="69" w:author="Hijab Tahir" w:date="2023-12-16T00:03:00Z">
        <w:r w:rsidR="00000000" w:rsidDel="00414160">
          <w:delText xml:space="preserve">choosing </w:delText>
        </w:r>
      </w:del>
      <w:r w:rsidR="00DB40CD">
        <w:t>a selection of</w:t>
      </w:r>
      <w:ins w:id="70" w:author="Hijab Tahir" w:date="2023-12-16T00:03:00Z">
        <w:r w:rsidR="00414160">
          <w:t xml:space="preserve"> </w:t>
        </w:r>
      </w:ins>
      <w:r w:rsidR="00000000">
        <w:t>nearby non-</w:t>
      </w:r>
      <w:proofErr w:type="spellStart"/>
      <w:del w:id="71" w:author="Hijab Tahir" w:date="2023-12-15T23:58:00Z">
        <w:r w:rsidR="00000000" w:rsidDel="00414160">
          <w:delText xml:space="preserve">Taleemabad </w:delText>
        </w:r>
      </w:del>
      <w:r w:rsidR="00F27E31">
        <w:t>T</w:t>
      </w:r>
      <w:ins w:id="72" w:author="Hijab Tahir" w:date="2023-12-15T23:58:00Z">
        <w:r w:rsidR="00414160">
          <w:t>aleemabad</w:t>
        </w:r>
        <w:proofErr w:type="spellEnd"/>
        <w:r w:rsidR="00414160">
          <w:t xml:space="preserve"> </w:t>
        </w:r>
      </w:ins>
      <w:r w:rsidR="00000000">
        <w:t>schools as controls.</w:t>
      </w:r>
      <w:r w:rsidR="00DB40CD">
        <w:t xml:space="preserve"> T</w:t>
      </w:r>
      <w:r w:rsidR="00DB40CD">
        <w:t>he control schools are deliberately chosen based on their close geographical proximity to the treatment schools</w:t>
      </w:r>
      <w:r w:rsidR="00F27E31">
        <w:t xml:space="preserve"> that are</w:t>
      </w:r>
      <w:del w:id="73" w:author="Hijab Tahir" w:date="2023-12-16T01:01:00Z">
        <w:r w:rsidR="00F27E31" w:rsidDel="00F27E31">
          <w:delText xml:space="preserve"> pr</w:delText>
        </w:r>
      </w:del>
      <w:ins w:id="74" w:author="Hijab Tahir" w:date="2023-12-16T01:01:00Z">
        <w:r w:rsidR="00F27E31">
          <w:t xml:space="preserve"> subsc</w:t>
        </w:r>
      </w:ins>
      <w:del w:id="75" w:author="Hijab Tahir" w:date="2023-12-16T01:01:00Z">
        <w:r w:rsidR="00F27E31" w:rsidDel="00F27E31">
          <w:delText>esc</w:delText>
        </w:r>
      </w:del>
      <w:r w:rsidR="00F27E31">
        <w:t xml:space="preserve">ribed to the </w:t>
      </w:r>
      <w:proofErr w:type="spellStart"/>
      <w:r w:rsidR="00F27E31">
        <w:t>Taleemabad</w:t>
      </w:r>
      <w:proofErr w:type="spellEnd"/>
      <w:r w:rsidR="00F27E31">
        <w:t xml:space="preserve"> program</w:t>
      </w:r>
      <w:r w:rsidR="00DB40CD">
        <w:t>.</w:t>
      </w:r>
    </w:p>
    <w:p w14:paraId="00543C52" w14:textId="29305220" w:rsidR="00AE170F" w:rsidRDefault="00000000" w:rsidP="00876AF6">
      <w:pPr>
        <w:spacing w:before="240" w:after="240"/>
        <w:jc w:val="both"/>
      </w:pPr>
      <w:del w:id="76" w:author="Hijab Tahir" w:date="2023-12-16T00:40:00Z">
        <w:r w:rsidDel="00F27E31">
          <w:delText xml:space="preserve">During baseline, </w:delText>
        </w:r>
        <w:r w:rsidR="00F27E31" w:rsidDel="00F27E31">
          <w:delText xml:space="preserve">the </w:delText>
        </w:r>
        <w:r w:rsidDel="00F27E31">
          <w:delText xml:space="preserve"> 30</w:delText>
        </w:r>
      </w:del>
      <w:ins w:id="77" w:author="Hijab Tahir" w:date="2023-12-16T00:42:00Z">
        <w:r w:rsidR="00F27E31">
          <w:t>Some of the</w:t>
        </w:r>
      </w:ins>
      <w:r>
        <w:t xml:space="preserve"> experimental schools </w:t>
      </w:r>
      <w:ins w:id="78" w:author="Hijab Tahir" w:date="2023-12-16T00:41:00Z">
        <w:r w:rsidR="00F27E31">
          <w:t>that</w:t>
        </w:r>
      </w:ins>
      <w:ins w:id="79" w:author="Hijab Tahir" w:date="2023-12-16T00:42:00Z">
        <w:r w:rsidR="00F27E31">
          <w:t xml:space="preserve"> </w:t>
        </w:r>
      </w:ins>
      <w:r>
        <w:t>were randomly chosen</w:t>
      </w:r>
      <w:ins w:id="80" w:author="Hijab Tahir" w:date="2023-12-16T00:41:00Z">
        <w:r w:rsidR="00F27E31">
          <w:t xml:space="preserve"> at baseline</w:t>
        </w:r>
      </w:ins>
      <w:del w:id="81" w:author="Hijab Tahir" w:date="2023-12-16T00:42:00Z">
        <w:r w:rsidDel="00F27E31">
          <w:delText>, but not all of them</w:delText>
        </w:r>
      </w:del>
      <w:ins w:id="82" w:author="Hijab Tahir" w:date="2023-12-16T00:42:00Z">
        <w:r w:rsidR="00F27E31">
          <w:t xml:space="preserve"> </w:t>
        </w:r>
      </w:ins>
      <w:del w:id="83" w:author="Hijab Tahir" w:date="2023-12-16T01:00:00Z">
        <w:r w:rsidDel="00F27E31">
          <w:delText xml:space="preserve"> participate</w:delText>
        </w:r>
      </w:del>
      <w:del w:id="84" w:author="Hijab Tahir" w:date="2023-12-16T00:42:00Z">
        <w:r w:rsidDel="00F27E31">
          <w:delText>d</w:delText>
        </w:r>
      </w:del>
      <w:del w:id="85" w:author="Hijab Tahir" w:date="2023-12-16T01:00:00Z">
        <w:r w:rsidDel="00F27E31">
          <w:delText xml:space="preserve"> in the endline data collection </w:delText>
        </w:r>
      </w:del>
      <w:del w:id="86" w:author="Hijab Tahir" w:date="2023-12-16T00:44:00Z">
        <w:r w:rsidDel="00F27E31">
          <w:delText>due to exits from</w:delText>
        </w:r>
      </w:del>
      <w:ins w:id="87" w:author="Hijab Tahir" w:date="2023-12-16T00:44:00Z">
        <w:r w:rsidR="00F27E31">
          <w:t>existed</w:t>
        </w:r>
      </w:ins>
      <w:r>
        <w:t xml:space="preserve"> the </w:t>
      </w:r>
      <w:proofErr w:type="spellStart"/>
      <w:r>
        <w:t>Taleemabad</w:t>
      </w:r>
      <w:proofErr w:type="spellEnd"/>
      <w:r>
        <w:t xml:space="preserve"> program. </w:t>
      </w:r>
      <w:ins w:id="88" w:author="Hijab Tahir" w:date="2023-12-16T01:00:00Z">
        <w:r w:rsidR="00F27E31">
          <w:t>Hence, t</w:t>
        </w:r>
      </w:ins>
      <w:del w:id="89" w:author="Hijab Tahir" w:date="2023-12-16T01:00:00Z">
        <w:r w:rsidDel="00F27E31">
          <w:delText>T</w:delText>
        </w:r>
      </w:del>
      <w:r>
        <w:t xml:space="preserve">hese schools were replaced by comparable </w:t>
      </w:r>
      <w:del w:id="90" w:author="Hijab Tahir" w:date="2023-12-16T00:45:00Z">
        <w:r w:rsidDel="00F27E31">
          <w:delText xml:space="preserve">ones </w:delText>
        </w:r>
      </w:del>
      <w:ins w:id="91" w:author="Hijab Tahir" w:date="2023-12-16T00:45:00Z">
        <w:r w:rsidR="00F27E31">
          <w:t>schools</w:t>
        </w:r>
        <w:r w:rsidR="00F27E31">
          <w:t xml:space="preserve"> </w:t>
        </w:r>
      </w:ins>
      <w:r>
        <w:t>for the endline assessment. Consequently, the evaluation focused on differences between the treatment and control groups at both baseline and endline, presenting these differences in terms of standard deviations of the control group</w:t>
      </w:r>
      <w:del w:id="92" w:author="Hijab Tahir" w:date="2023-12-16T00:45:00Z">
        <w:r w:rsidDel="00F27E31">
          <w:delText>,</w:delText>
        </w:r>
      </w:del>
      <w:r>
        <w:t xml:space="preserve"> and later utilizing the metric of Learning Adjusted Years of Schooling (LAYS). The assessments, specifically ASER administered to grades 1-3 and 4-5, utilized a consistent metric across waves as detailed below:</w:t>
      </w:r>
    </w:p>
    <w:p w14:paraId="3A9AC286" w14:textId="77777777" w:rsidR="00AE170F" w:rsidRDefault="00000000" w:rsidP="00876AF6">
      <w:pPr>
        <w:jc w:val="both"/>
      </w:pPr>
      <w:r>
        <w:rPr>
          <w:noProof/>
        </w:rPr>
        <w:drawing>
          <wp:inline distT="0" distB="0" distL="0" distR="0" wp14:anchorId="3F0D780D" wp14:editId="02C36205">
            <wp:extent cx="5715000" cy="1331650"/>
            <wp:effectExtent l="0" t="0" r="0" b="0"/>
            <wp:docPr id="100001" name="Picture 100001"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12438" name=""/>
                    <pic:cNvPicPr>
                      <a:picLocks noChangeAspect="1"/>
                    </pic:cNvPicPr>
                  </pic:nvPicPr>
                  <pic:blipFill>
                    <a:blip r:embed="rId11"/>
                    <a:stretch>
                      <a:fillRect/>
                    </a:stretch>
                  </pic:blipFill>
                  <pic:spPr>
                    <a:xfrm>
                      <a:off x="0" y="0"/>
                      <a:ext cx="5715000" cy="1331650"/>
                    </a:xfrm>
                    <a:prstGeom prst="rect">
                      <a:avLst/>
                    </a:prstGeom>
                  </pic:spPr>
                </pic:pic>
              </a:graphicData>
            </a:graphic>
          </wp:inline>
        </w:drawing>
      </w:r>
    </w:p>
    <w:p w14:paraId="5E255304" w14:textId="04D3AC15" w:rsidR="00AE170F" w:rsidRPr="00F27E31" w:rsidRDefault="00000000" w:rsidP="00F27E31">
      <w:pPr>
        <w:spacing w:before="15" w:after="300"/>
        <w:jc w:val="center"/>
        <w:rPr>
          <w:i/>
          <w:iCs/>
          <w:sz w:val="20"/>
          <w:szCs w:val="20"/>
          <w:rPrChange w:id="93" w:author="Hijab Tahir" w:date="2023-12-16T01:14:00Z">
            <w:rPr/>
          </w:rPrChange>
        </w:rPr>
        <w:pPrChange w:id="94" w:author="Hijab Tahir" w:date="2023-12-16T01:14:00Z">
          <w:pPr>
            <w:spacing w:before="15" w:after="300"/>
            <w:jc w:val="both"/>
          </w:pPr>
        </w:pPrChange>
      </w:pPr>
      <w:r w:rsidRPr="00F27E31">
        <w:rPr>
          <w:i/>
          <w:iCs/>
          <w:sz w:val="20"/>
          <w:szCs w:val="20"/>
          <w:rPrChange w:id="95" w:author="Hijab Tahir" w:date="2023-12-16T01:14:00Z">
            <w:rPr/>
          </w:rPrChange>
        </w:rPr>
        <w:t xml:space="preserve">Table 1: Metric used for </w:t>
      </w:r>
      <w:proofErr w:type="spellStart"/>
      <w:r w:rsidRPr="00F27E31">
        <w:rPr>
          <w:i/>
          <w:iCs/>
          <w:sz w:val="20"/>
          <w:szCs w:val="20"/>
          <w:rPrChange w:id="96" w:author="Hijab Tahir" w:date="2023-12-16T01:14:00Z">
            <w:rPr/>
          </w:rPrChange>
        </w:rPr>
        <w:t>analysing</w:t>
      </w:r>
      <w:proofErr w:type="spellEnd"/>
      <w:r w:rsidRPr="00F27E31">
        <w:rPr>
          <w:i/>
          <w:iCs/>
          <w:sz w:val="20"/>
          <w:szCs w:val="20"/>
          <w:rPrChange w:id="97" w:author="Hijab Tahir" w:date="2023-12-16T01:14:00Z">
            <w:rPr/>
          </w:rPrChange>
        </w:rPr>
        <w:t xml:space="preserve"> ASER Grades 1 - 3 and ASER Grades 4 - 5</w:t>
      </w:r>
    </w:p>
    <w:p w14:paraId="58EE9B7D" w14:textId="77777777" w:rsidR="00AE170F" w:rsidRPr="009D30B0" w:rsidRDefault="00000000" w:rsidP="00876AF6">
      <w:pPr>
        <w:pStyle w:val="Heading2"/>
        <w:jc w:val="both"/>
        <w:rPr>
          <w:sz w:val="24"/>
          <w:szCs w:val="24"/>
        </w:rPr>
      </w:pPr>
      <w:bookmarkStart w:id="98" w:name="_Toc153578873"/>
      <w:r w:rsidRPr="009D30B0">
        <w:rPr>
          <w:sz w:val="24"/>
          <w:szCs w:val="24"/>
        </w:rPr>
        <w:t>2.3. Summary of Results</w:t>
      </w:r>
      <w:bookmarkEnd w:id="98"/>
    </w:p>
    <w:p w14:paraId="54CFFED9" w14:textId="77777777" w:rsidR="00AE170F" w:rsidRPr="00AB754C" w:rsidRDefault="00000000" w:rsidP="00876AF6">
      <w:pPr>
        <w:pStyle w:val="Heading2"/>
        <w:jc w:val="both"/>
        <w:rPr>
          <w:i/>
          <w:iCs w:val="0"/>
          <w:sz w:val="24"/>
          <w:szCs w:val="24"/>
          <w:rPrChange w:id="99" w:author="Hijab Tahir" w:date="2023-12-16T01:56:00Z">
            <w:rPr>
              <w:sz w:val="24"/>
              <w:szCs w:val="24"/>
            </w:rPr>
          </w:rPrChange>
        </w:rPr>
      </w:pPr>
      <w:bookmarkStart w:id="100" w:name="_Toc153578874"/>
      <w:r w:rsidRPr="00AB754C">
        <w:rPr>
          <w:i/>
          <w:iCs w:val="0"/>
          <w:sz w:val="24"/>
          <w:szCs w:val="24"/>
          <w:rPrChange w:id="101" w:author="Hijab Tahir" w:date="2023-12-16T01:56:00Z">
            <w:rPr>
              <w:sz w:val="24"/>
              <w:szCs w:val="24"/>
            </w:rPr>
          </w:rPrChange>
        </w:rPr>
        <w:t>2.3.1. ASER Grades 1-3:</w:t>
      </w:r>
      <w:bookmarkEnd w:id="100"/>
    </w:p>
    <w:p w14:paraId="4A70AF03" w14:textId="77777777" w:rsidR="00AE170F" w:rsidRDefault="00000000" w:rsidP="00876AF6">
      <w:pPr>
        <w:spacing w:before="240" w:after="240"/>
        <w:jc w:val="both"/>
      </w:pPr>
      <w:r>
        <w:t xml:space="preserve">Overall, 50.7% of all </w:t>
      </w:r>
      <w:proofErr w:type="spellStart"/>
      <w:r>
        <w:t>Taleemabad</w:t>
      </w:r>
      <w:proofErr w:type="spellEnd"/>
      <w:r>
        <w:t xml:space="preserve"> students met the criteria for all 3 subjects compared to 29.4% of control students at endline. This indicated a difference of 0.46 standard deviations compared to the control group (1.58 LAYS).</w:t>
      </w:r>
    </w:p>
    <w:p w14:paraId="5FF6DA4F" w14:textId="6155A0AB" w:rsidR="00AE170F" w:rsidRDefault="00000000" w:rsidP="00876AF6">
      <w:pPr>
        <w:spacing w:before="240" w:after="240"/>
        <w:jc w:val="both"/>
      </w:pPr>
      <w:r>
        <w:t xml:space="preserve">During baseline, the difference between </w:t>
      </w:r>
      <w:ins w:id="102" w:author="Hijab Tahir" w:date="2023-12-16T01:04:00Z">
        <w:r w:rsidR="00F27E31">
          <w:t>treatment</w:t>
        </w:r>
        <w:r w:rsidR="00F27E31">
          <w:t xml:space="preserve"> </w:t>
        </w:r>
      </w:ins>
      <w:del w:id="103" w:author="Hijab Tahir" w:date="2023-12-16T01:04:00Z">
        <w:r w:rsidDel="00F27E31">
          <w:delText xml:space="preserve">Taleemabad </w:delText>
        </w:r>
      </w:del>
      <w:r>
        <w:t xml:space="preserve">and control </w:t>
      </w:r>
      <w:del w:id="104" w:author="Hijab Tahir" w:date="2023-12-16T01:04:00Z">
        <w:r w:rsidDel="00F27E31">
          <w:delText xml:space="preserve">students </w:delText>
        </w:r>
      </w:del>
      <w:ins w:id="105" w:author="Hijab Tahir" w:date="2023-12-16T01:04:00Z">
        <w:r w:rsidR="00F27E31">
          <w:t>schools</w:t>
        </w:r>
        <w:r w:rsidR="00F27E31">
          <w:t xml:space="preserve"> </w:t>
        </w:r>
      </w:ins>
      <w:r>
        <w:t xml:space="preserve">is statistically insignificant from zero for English and Mathematics. For Urdu, however, the difference was -13.6% between </w:t>
      </w:r>
      <w:ins w:id="106" w:author="Hijab Tahir" w:date="2023-12-16T01:06:00Z">
        <w:r w:rsidR="00F27E31">
          <w:t>treatment</w:t>
        </w:r>
        <w:r w:rsidR="00F27E31">
          <w:t xml:space="preserve"> </w:t>
        </w:r>
      </w:ins>
      <w:del w:id="107" w:author="Hijab Tahir" w:date="2023-12-16T01:04:00Z">
        <w:r w:rsidDel="00F27E31">
          <w:delText xml:space="preserve">Taleemabad </w:delText>
        </w:r>
      </w:del>
      <w:r>
        <w:t>and control</w:t>
      </w:r>
      <w:ins w:id="108" w:author="Hijab Tahir" w:date="2023-12-16T01:04:00Z">
        <w:r w:rsidR="00F27E31">
          <w:t xml:space="preserve"> schools</w:t>
        </w:r>
      </w:ins>
      <w:r>
        <w:t xml:space="preserve">. At the endline, the difference between </w:t>
      </w:r>
      <w:ins w:id="109" w:author="Hijab Tahir" w:date="2023-12-16T01:06:00Z">
        <w:r w:rsidR="00F27E31">
          <w:t>treatment</w:t>
        </w:r>
        <w:r w:rsidR="00F27E31">
          <w:t xml:space="preserve"> </w:t>
        </w:r>
      </w:ins>
      <w:del w:id="110" w:author="Hijab Tahir" w:date="2023-12-16T01:06:00Z">
        <w:r w:rsidDel="00F27E31">
          <w:delText xml:space="preserve">Taleemabad </w:delText>
        </w:r>
      </w:del>
      <w:r>
        <w:t xml:space="preserve">and control schools rises to 22.9% for English and 14.6% for Urdu (both significant at 5% level). For Mathematics, however, the difference is -2.9% (i.e. in favor of control schools, significant at 5% level). Expressed in standard deviations, </w:t>
      </w:r>
      <w:proofErr w:type="spellStart"/>
      <w:r>
        <w:lastRenderedPageBreak/>
        <w:t>Taleemabad</w:t>
      </w:r>
      <w:proofErr w:type="spellEnd"/>
      <w:r>
        <w:t xml:space="preserve"> students are 0.46 of a standard deviation above control schools for English and 0.29 standard deviations for Urdu, whereas the control schools are 0.07 of a standard deviation above </w:t>
      </w:r>
      <w:proofErr w:type="spellStart"/>
      <w:r>
        <w:t>Taleemabad</w:t>
      </w:r>
      <w:proofErr w:type="spellEnd"/>
      <w:r>
        <w:t xml:space="preserve"> schools at the endline.</w:t>
      </w:r>
    </w:p>
    <w:p w14:paraId="1C21E8D6" w14:textId="77777777" w:rsidR="00AE170F" w:rsidRPr="00AB754C" w:rsidRDefault="00000000" w:rsidP="00876AF6">
      <w:pPr>
        <w:pStyle w:val="Heading2"/>
        <w:jc w:val="both"/>
        <w:rPr>
          <w:i/>
          <w:iCs w:val="0"/>
          <w:sz w:val="24"/>
          <w:szCs w:val="24"/>
          <w:rPrChange w:id="111" w:author="Hijab Tahir" w:date="2023-12-16T01:56:00Z">
            <w:rPr>
              <w:sz w:val="24"/>
              <w:szCs w:val="24"/>
            </w:rPr>
          </w:rPrChange>
        </w:rPr>
      </w:pPr>
      <w:bookmarkStart w:id="112" w:name="_Toc153578875"/>
      <w:r w:rsidRPr="00AB754C">
        <w:rPr>
          <w:i/>
          <w:iCs w:val="0"/>
          <w:sz w:val="24"/>
          <w:szCs w:val="24"/>
          <w:rPrChange w:id="113" w:author="Hijab Tahir" w:date="2023-12-16T01:56:00Z">
            <w:rPr>
              <w:sz w:val="24"/>
              <w:szCs w:val="24"/>
            </w:rPr>
          </w:rPrChange>
        </w:rPr>
        <w:t>2.3.2. ASER Grades 4-5:</w:t>
      </w:r>
      <w:bookmarkEnd w:id="112"/>
    </w:p>
    <w:p w14:paraId="5BEE0EF1" w14:textId="77777777" w:rsidR="00AE170F" w:rsidRDefault="00000000" w:rsidP="00876AF6">
      <w:pPr>
        <w:spacing w:before="240" w:after="240"/>
        <w:jc w:val="both"/>
      </w:pPr>
      <w:r>
        <w:t xml:space="preserve">Overall, 7.2% of all </w:t>
      </w:r>
      <w:proofErr w:type="spellStart"/>
      <w:r>
        <w:t>Taleemabad</w:t>
      </w:r>
      <w:proofErr w:type="spellEnd"/>
      <w:r>
        <w:t xml:space="preserve"> students met the criteria for all 3 subjects compared to 6.2% of control students at endline. For 2 subjects, this stood at 49.3% for </w:t>
      </w:r>
      <w:proofErr w:type="spellStart"/>
      <w:r>
        <w:t>Taleemabad</w:t>
      </w:r>
      <w:proofErr w:type="spellEnd"/>
      <w:r>
        <w:t xml:space="preserve"> and 46.8% for control. This indicated a difference of 0.05 standard deviations compared to the control group (0.4 LAYS).</w:t>
      </w:r>
    </w:p>
    <w:p w14:paraId="56C00C0A" w14:textId="77777777" w:rsidR="00AE170F" w:rsidRDefault="00000000" w:rsidP="00876AF6">
      <w:pPr>
        <w:spacing w:before="240" w:after="240"/>
        <w:jc w:val="both"/>
      </w:pPr>
      <w:r>
        <w:t xml:space="preserve">During baseline, the difference between </w:t>
      </w:r>
      <w:proofErr w:type="spellStart"/>
      <w:r>
        <w:t>Taleemabad</w:t>
      </w:r>
      <w:proofErr w:type="spellEnd"/>
      <w:r>
        <w:t xml:space="preserve"> and control students is statistically insignificant from zero for English and Mathematics. For Urdu, however, the difference was -8.7% between </w:t>
      </w:r>
      <w:proofErr w:type="spellStart"/>
      <w:r>
        <w:t>Taleemabad</w:t>
      </w:r>
      <w:proofErr w:type="spellEnd"/>
      <w:r>
        <w:t xml:space="preserve"> and control, meaning that control schools were at a higher level than intervention schools. At the endline, the difference between </w:t>
      </w:r>
      <w:proofErr w:type="spellStart"/>
      <w:r>
        <w:t>Taleemabad</w:t>
      </w:r>
      <w:proofErr w:type="spellEnd"/>
      <w:r>
        <w:t xml:space="preserve"> and control schools rises to 3.6% for English, 1.5% for Mathematics and 2.2% for Urdu (all significant at 5% level). Expressed in standard deviations, </w:t>
      </w:r>
      <w:proofErr w:type="spellStart"/>
      <w:r>
        <w:t>Taleemabad</w:t>
      </w:r>
      <w:proofErr w:type="spellEnd"/>
      <w:r>
        <w:t xml:space="preserve"> students are 0.11 of a standard deviation above control schools for English, 0.03 for Mathematics and 0.05 standard deviations for Urdu.</w:t>
      </w:r>
    </w:p>
    <w:p w14:paraId="209AC954" w14:textId="77777777" w:rsidR="00AE170F" w:rsidRPr="00AB754C" w:rsidRDefault="00000000" w:rsidP="00876AF6">
      <w:pPr>
        <w:pStyle w:val="Heading2"/>
        <w:jc w:val="both"/>
        <w:rPr>
          <w:i/>
          <w:iCs w:val="0"/>
          <w:sz w:val="24"/>
          <w:szCs w:val="24"/>
          <w:rPrChange w:id="114" w:author="Hijab Tahir" w:date="2023-12-16T01:56:00Z">
            <w:rPr>
              <w:sz w:val="24"/>
              <w:szCs w:val="24"/>
            </w:rPr>
          </w:rPrChange>
        </w:rPr>
      </w:pPr>
      <w:bookmarkStart w:id="115" w:name="_Toc153578876"/>
      <w:r w:rsidRPr="00AB754C">
        <w:rPr>
          <w:i/>
          <w:iCs w:val="0"/>
          <w:sz w:val="24"/>
          <w:szCs w:val="24"/>
          <w:rPrChange w:id="116" w:author="Hijab Tahir" w:date="2023-12-16T01:56:00Z">
            <w:rPr>
              <w:sz w:val="24"/>
              <w:szCs w:val="24"/>
            </w:rPr>
          </w:rPrChange>
        </w:rPr>
        <w:t>2.3.3. MELQO:</w:t>
      </w:r>
      <w:bookmarkEnd w:id="115"/>
    </w:p>
    <w:p w14:paraId="6D2A725B" w14:textId="139CF078" w:rsidR="00AE170F" w:rsidRDefault="00000000" w:rsidP="00876AF6">
      <w:pPr>
        <w:spacing w:before="240" w:after="240"/>
        <w:jc w:val="both"/>
      </w:pPr>
      <w:r>
        <w:t>For MELQO, the difference between average scores obtained by treatment and control schools for pre-numeracy, pre-literacy</w:t>
      </w:r>
      <w:ins w:id="117" w:author="Hijab Tahir" w:date="2023-12-16T01:08:00Z">
        <w:r w:rsidR="00F27E31">
          <w:t>,</w:t>
        </w:r>
      </w:ins>
      <w:r>
        <w:t xml:space="preserve"> and motor skills is calculated. A Threshold such as one for ASER is not imposed due to a lack of available guidelines. At baseline, </w:t>
      </w:r>
      <w:proofErr w:type="spellStart"/>
      <w:r>
        <w:t>Taleemabad</w:t>
      </w:r>
      <w:proofErr w:type="spellEnd"/>
      <w:r>
        <w:t xml:space="preserve"> schools outperformed control schools by ~6 percent of </w:t>
      </w:r>
      <w:ins w:id="118" w:author="Hijab Tahir" w:date="2023-12-16T01:09:00Z">
        <w:r w:rsidR="00F27E31">
          <w:t xml:space="preserve">the </w:t>
        </w:r>
      </w:ins>
      <w:r>
        <w:t xml:space="preserve">overall score in pre-numeracy but </w:t>
      </w:r>
      <w:proofErr w:type="gramStart"/>
      <w:r>
        <w:t>lagged behind</w:t>
      </w:r>
      <w:proofErr w:type="gramEnd"/>
      <w:r>
        <w:t xml:space="preserve"> control schools in pre-literacy and motor skills by 0.35% and 1.58% respectively. At the endline, the difference between </w:t>
      </w:r>
      <w:proofErr w:type="spellStart"/>
      <w:r>
        <w:t>Taleemabad</w:t>
      </w:r>
      <w:proofErr w:type="spellEnd"/>
      <w:r>
        <w:t xml:space="preserve"> and control schools reduced to ~4% in pre-numeracy whereas </w:t>
      </w:r>
      <w:proofErr w:type="spellStart"/>
      <w:r>
        <w:t>Taleemabad</w:t>
      </w:r>
      <w:proofErr w:type="spellEnd"/>
      <w:r>
        <w:t xml:space="preserve"> schools performed better than control schools in pre-literacy and motor skills by 1.6% and 3.4% respectively. These results are statistically significant at the 5% level. Expressed in standard deviations, the difference between </w:t>
      </w:r>
      <w:proofErr w:type="spellStart"/>
      <w:r>
        <w:t>Taleemabad</w:t>
      </w:r>
      <w:proofErr w:type="spellEnd"/>
      <w:r>
        <w:t xml:space="preserve"> and control schools is 0.16, 0.11</w:t>
      </w:r>
      <w:ins w:id="119" w:author="Hijab Tahir" w:date="2023-12-16T01:08:00Z">
        <w:r w:rsidR="00F27E31">
          <w:t>,</w:t>
        </w:r>
      </w:ins>
      <w:r>
        <w:t xml:space="preserve"> and 0.17 for pre-numeracy, pre-literacy</w:t>
      </w:r>
      <w:ins w:id="120" w:author="Hijab Tahir" w:date="2023-12-16T01:09:00Z">
        <w:r w:rsidR="00F27E31">
          <w:t>,</w:t>
        </w:r>
      </w:ins>
      <w:r>
        <w:t xml:space="preserve"> and motor skills </w:t>
      </w:r>
      <w:proofErr w:type="gramStart"/>
      <w:r>
        <w:t>respectively</w:t>
      </w:r>
      <w:proofErr w:type="gramEnd"/>
    </w:p>
    <w:p w14:paraId="1071FAE8" w14:textId="48B9FEC2" w:rsidR="00AE170F" w:rsidRPr="009D30B0" w:rsidRDefault="00000000" w:rsidP="00876AF6">
      <w:pPr>
        <w:pStyle w:val="Heading1"/>
        <w:jc w:val="both"/>
        <w:rPr>
          <w:sz w:val="28"/>
          <w:szCs w:val="28"/>
        </w:rPr>
      </w:pPr>
      <w:bookmarkStart w:id="121" w:name="_Toc153578877"/>
      <w:r w:rsidRPr="009D30B0">
        <w:rPr>
          <w:sz w:val="28"/>
          <w:szCs w:val="28"/>
        </w:rPr>
        <w:t>3. Analy</w:t>
      </w:r>
      <w:ins w:id="122" w:author="Hijab Tahir" w:date="2023-12-16T01:09:00Z">
        <w:r w:rsidR="00F27E31">
          <w:rPr>
            <w:sz w:val="28"/>
            <w:szCs w:val="28"/>
          </w:rPr>
          <w:t>se</w:t>
        </w:r>
      </w:ins>
      <w:del w:id="123" w:author="Hijab Tahir" w:date="2023-12-16T01:09:00Z">
        <w:r w:rsidRPr="009D30B0" w:rsidDel="00F27E31">
          <w:rPr>
            <w:sz w:val="28"/>
            <w:szCs w:val="28"/>
          </w:rPr>
          <w:delText>tic</w:delText>
        </w:r>
      </w:del>
      <w:r w:rsidRPr="009D30B0">
        <w:rPr>
          <w:sz w:val="28"/>
          <w:szCs w:val="28"/>
        </w:rPr>
        <w:t>s by CERP:</w:t>
      </w:r>
      <w:bookmarkEnd w:id="121"/>
    </w:p>
    <w:p w14:paraId="7FB354D8" w14:textId="77777777" w:rsidR="00AE170F" w:rsidRPr="009D30B0" w:rsidRDefault="00000000" w:rsidP="00876AF6">
      <w:pPr>
        <w:pStyle w:val="Heading2"/>
        <w:jc w:val="both"/>
        <w:rPr>
          <w:sz w:val="24"/>
          <w:szCs w:val="24"/>
        </w:rPr>
      </w:pPr>
      <w:bookmarkStart w:id="124" w:name="_Toc153578878"/>
      <w:r w:rsidRPr="009D30B0">
        <w:rPr>
          <w:sz w:val="24"/>
          <w:szCs w:val="24"/>
        </w:rPr>
        <w:t>3.1. Data Management</w:t>
      </w:r>
      <w:bookmarkEnd w:id="124"/>
    </w:p>
    <w:p w14:paraId="1DCAD603" w14:textId="77777777" w:rsidR="00AE170F" w:rsidRDefault="00000000" w:rsidP="00876AF6">
      <w:pPr>
        <w:spacing w:before="240" w:after="240"/>
        <w:jc w:val="both"/>
      </w:pPr>
      <w:proofErr w:type="spellStart"/>
      <w:r>
        <w:t>Taleemabad</w:t>
      </w:r>
      <w:proofErr w:type="spellEnd"/>
      <w:r>
        <w:t xml:space="preserve">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14:paraId="0980E82A" w14:textId="687F2E98" w:rsidR="00AE170F" w:rsidRDefault="00000000" w:rsidP="00876AF6">
      <w:pPr>
        <w:numPr>
          <w:ilvl w:val="0"/>
          <w:numId w:val="2"/>
        </w:numPr>
        <w:spacing w:before="240" w:after="150"/>
        <w:ind w:hanging="388"/>
        <w:jc w:val="both"/>
      </w:pPr>
      <w:r>
        <w:t xml:space="preserve">The first crucial step involved a thorough revision of variable names </w:t>
      </w:r>
      <w:del w:id="125" w:author="Hijab Tahir" w:date="2023-12-16T01:10:00Z">
        <w:r w:rsidDel="00F27E31">
          <w:delText>for bring</w:delText>
        </w:r>
      </w:del>
      <w:ins w:id="126" w:author="Hijab Tahir" w:date="2023-12-16T01:10:00Z">
        <w:r w:rsidR="00F27E31">
          <w:t>to br</w:t>
        </w:r>
      </w:ins>
      <w:r>
        <w:t>ing clarity and consistency across all six datasets. This meticulous effort significantly enhanced the usability of the data for subsequent analysis.</w:t>
      </w:r>
    </w:p>
    <w:p w14:paraId="31575A24" w14:textId="77777777" w:rsidR="00AE170F" w:rsidRDefault="00000000" w:rsidP="00876AF6">
      <w:pPr>
        <w:numPr>
          <w:ilvl w:val="0"/>
          <w:numId w:val="2"/>
        </w:numPr>
        <w:spacing w:after="150"/>
        <w:ind w:hanging="532"/>
        <w:jc w:val="both"/>
      </w:pPr>
      <w:r>
        <w:t xml:space="preserve">Additionally, the school names needed a rigorous cleaning to standardize them across all six datasets. The correction files provided to </w:t>
      </w:r>
      <w:proofErr w:type="spellStart"/>
      <w:r>
        <w:t>Taleemabad</w:t>
      </w:r>
      <w:proofErr w:type="spellEnd"/>
      <w:r>
        <w:t xml:space="preserve"> mapped various spellings and discrepancies in the school names. Once consistent correct names were provided by </w:t>
      </w:r>
      <w:proofErr w:type="spellStart"/>
      <w:r>
        <w:lastRenderedPageBreak/>
        <w:t>Taleemabad</w:t>
      </w:r>
      <w:proofErr w:type="spellEnd"/>
      <w:r>
        <w:t>, schools were assigned unique ids to help create a master school-level dataset for ASER grades 1 - 3, ASER grades 4 - 5, and MELQO that would consolidate information from each respective baseline and endline datasets.</w:t>
      </w:r>
    </w:p>
    <w:p w14:paraId="7F29EA78" w14:textId="6DA29EB4" w:rsidR="00AE170F" w:rsidRDefault="00000000" w:rsidP="00876AF6">
      <w:pPr>
        <w:numPr>
          <w:ilvl w:val="0"/>
          <w:numId w:val="2"/>
        </w:numPr>
        <w:spacing w:after="150"/>
        <w:ind w:hanging="676"/>
        <w:jc w:val="both"/>
      </w:pPr>
      <w:r>
        <w:t xml:space="preserve">Furthermore, the raw student-level datasets included student marks for each question in the ASER instrument. To facilitate analysis, </w:t>
      </w:r>
      <w:r w:rsidRPr="00F27E31">
        <w:rPr>
          <w:highlight w:val="yellow"/>
          <w:rPrChange w:id="127" w:author="Hijab Tahir" w:date="2023-12-16T01:11:00Z">
            <w:rPr/>
          </w:rPrChange>
        </w:rPr>
        <w:t>categorical variables were generated using the ASER ranking methodology for the respective grade levels.</w:t>
      </w:r>
      <w:r>
        <w:t xml:space="preserve"> These variables categorized test scores into predefined groups, representing various levels of proficiency in English, Urdu, and </w:t>
      </w:r>
      <w:proofErr w:type="spellStart"/>
      <w:r>
        <w:t>Maths</w:t>
      </w:r>
      <w:proofErr w:type="spellEnd"/>
      <w:r>
        <w:t xml:space="preserve">. Subsequently, dummy variables were created for each proficiency category, indicating whether a student belonged to a </w:t>
      </w:r>
      <w:r w:rsidRPr="00F27E31">
        <w:rPr>
          <w:highlight w:val="yellow"/>
          <w:rPrChange w:id="128" w:author="Hijab Tahir" w:date="2023-12-16T01:11:00Z">
            <w:rPr/>
          </w:rPrChange>
        </w:rPr>
        <w:t>specific proficiency level</w:t>
      </w:r>
      <w:r>
        <w:t xml:space="preserve">. </w:t>
      </w:r>
      <w:ins w:id="129" w:author="Hijab Tahir" w:date="2023-12-16T01:11:00Z">
        <w:r w:rsidR="00F27E31">
          <w:t>However, d</w:t>
        </w:r>
      </w:ins>
      <w:del w:id="130" w:author="Hijab Tahir" w:date="2023-12-16T01:11:00Z">
        <w:r w:rsidDel="00F27E31">
          <w:delText>D</w:delText>
        </w:r>
      </w:del>
      <w:r>
        <w:t>ue to the lack of guidelines regarding thresholds for MELQO, the percentage scores obtained by students for pre-numeracy, pre-literacy and motor skills are calculated.</w:t>
      </w:r>
    </w:p>
    <w:p w14:paraId="0615042B" w14:textId="64AF1EBA" w:rsidR="00AE170F" w:rsidRDefault="00000000" w:rsidP="00876AF6">
      <w:pPr>
        <w:numPr>
          <w:ilvl w:val="0"/>
          <w:numId w:val="2"/>
        </w:numPr>
        <w:spacing w:after="240"/>
        <w:ind w:hanging="532"/>
        <w:jc w:val="both"/>
      </w:pPr>
      <w:del w:id="131" w:author="Hijab Tahir" w:date="2023-12-16T01:11:00Z">
        <w:r w:rsidDel="00F27E31">
          <w:delText xml:space="preserve">IV. </w:delText>
        </w:r>
      </w:del>
      <w:r>
        <w:t xml:space="preserve">Following the cleaning of endline and baseline data for ASER grades 1 - 3, ASER grades 4 </w:t>
      </w:r>
      <w:del w:id="132" w:author="Hijab Tahir" w:date="2023-12-16T01:12:00Z">
        <w:r w:rsidDel="00F27E31">
          <w:delText>-</w:delText>
        </w:r>
      </w:del>
      <w:ins w:id="133" w:author="Hijab Tahir" w:date="2023-12-16T01:12:00Z">
        <w:r w:rsidR="00F27E31">
          <w:t>–</w:t>
        </w:r>
      </w:ins>
      <w:r>
        <w:t xml:space="preserve"> 5</w:t>
      </w:r>
      <w:ins w:id="134" w:author="Hijab Tahir" w:date="2023-12-16T01:12:00Z">
        <w:r w:rsidR="00F27E31">
          <w:t>,</w:t>
        </w:r>
      </w:ins>
      <w:r>
        <w:t xml:space="preserve"> and MELQO, the individual datasets were collapsed on school</w:t>
      </w:r>
      <w:ins w:id="135" w:author="Hijab Tahir" w:date="2023-12-16T01:12:00Z">
        <w:r w:rsidR="00F27E31">
          <w:t>s</w:t>
        </w:r>
      </w:ins>
      <w:r>
        <w:t xml:space="preserve"> to create </w:t>
      </w:r>
      <w:del w:id="136" w:author="Hijab Tahir" w:date="2023-12-16T01:12:00Z">
        <w:r w:rsidDel="00F27E31">
          <w:delText xml:space="preserve">school </w:delText>
        </w:r>
      </w:del>
      <w:ins w:id="137" w:author="Hijab Tahir" w:date="2023-12-16T01:12:00Z">
        <w:r w:rsidR="00F27E31">
          <w:t>school</w:t>
        </w:r>
        <w:r w:rsidR="00F27E31">
          <w:t>-</w:t>
        </w:r>
      </w:ins>
      <w:r>
        <w:t>level datasets. Consequently, dummy variables that were previously created for each proficiency category now indicate the proportion of students in each school belonging to specific proficiency levels. Similarly, pre-numeracy, pre-literacy</w:t>
      </w:r>
      <w:ins w:id="138" w:author="Hijab Tahir" w:date="2023-12-16T01:12:00Z">
        <w:r w:rsidR="00F27E31">
          <w:t>,</w:t>
        </w:r>
      </w:ins>
      <w:r>
        <w:t xml:space="preserve"> and motor skills indicators now represented average percentage scores at </w:t>
      </w:r>
      <w:ins w:id="139" w:author="Hijab Tahir" w:date="2023-12-16T01:12:00Z">
        <w:r w:rsidR="00F27E31">
          <w:t xml:space="preserve">the </w:t>
        </w:r>
      </w:ins>
      <w:r>
        <w:t xml:space="preserve">school level. The baseline and endline school level datasets for ASER grades 1 - 3, ASER grades 4 </w:t>
      </w:r>
      <w:del w:id="140" w:author="Hijab Tahir" w:date="2023-12-16T01:12:00Z">
        <w:r w:rsidDel="00F27E31">
          <w:delText>-</w:delText>
        </w:r>
      </w:del>
      <w:ins w:id="141" w:author="Hijab Tahir" w:date="2023-12-16T01:12:00Z">
        <w:r w:rsidR="00F27E31">
          <w:t>–</w:t>
        </w:r>
      </w:ins>
      <w:r>
        <w:t xml:space="preserve"> 5</w:t>
      </w:r>
      <w:ins w:id="142" w:author="Hijab Tahir" w:date="2023-12-16T01:12:00Z">
        <w:r w:rsidR="00F27E31">
          <w:t>,</w:t>
        </w:r>
      </w:ins>
      <w:r>
        <w:t xml:space="preserve"> and MELQO were merged </w:t>
      </w:r>
      <w:proofErr w:type="gramStart"/>
      <w:r>
        <w:t>on the basis of</w:t>
      </w:r>
      <w:proofErr w:type="gramEnd"/>
      <w:r>
        <w:t xml:space="preserve"> schools to create a </w:t>
      </w:r>
      <w:del w:id="143" w:author="Hijab Tahir" w:date="2023-12-16T01:13:00Z">
        <w:r w:rsidDel="00F27E31">
          <w:delText xml:space="preserve">school </w:delText>
        </w:r>
      </w:del>
      <w:ins w:id="144" w:author="Hijab Tahir" w:date="2023-12-16T01:13:00Z">
        <w:r w:rsidR="00F27E31">
          <w:t>school</w:t>
        </w:r>
        <w:r w:rsidR="00F27E31">
          <w:t>-</w:t>
        </w:r>
      </w:ins>
      <w:r>
        <w:t xml:space="preserve">level master dataset. </w:t>
      </w:r>
    </w:p>
    <w:p w14:paraId="6F4DA1C9" w14:textId="20860ECA" w:rsidR="00AE170F" w:rsidRDefault="00000000" w:rsidP="00876AF6">
      <w:pPr>
        <w:jc w:val="both"/>
      </w:pPr>
      <w:r>
        <w:t xml:space="preserve">Since not all schools during the baseline assessment were included in the endline, and new schools were introduced as replacements at </w:t>
      </w:r>
      <w:ins w:id="145" w:author="Hijab Tahir" w:date="2023-12-16T01:13:00Z">
        <w:r w:rsidR="00F27E31">
          <w:t xml:space="preserve">the </w:t>
        </w:r>
      </w:ins>
      <w:r>
        <w:t xml:space="preserve">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14:paraId="104496C1" w14:textId="77777777" w:rsidR="00AE170F" w:rsidRDefault="00000000" w:rsidP="00F27E31">
      <w:pPr>
        <w:jc w:val="center"/>
      </w:pPr>
      <w:r>
        <w:rPr>
          <w:noProof/>
        </w:rPr>
        <w:drawing>
          <wp:inline distT="0" distB="0" distL="0" distR="0" wp14:anchorId="1C93FE62" wp14:editId="7492C1A7">
            <wp:extent cx="3048000" cy="1940218"/>
            <wp:effectExtent l="0" t="0" r="0" b="0"/>
            <wp:docPr id="100002" name="Picture 100002"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1976" name=""/>
                    <pic:cNvPicPr>
                      <a:picLocks noChangeAspect="1"/>
                    </pic:cNvPicPr>
                  </pic:nvPicPr>
                  <pic:blipFill>
                    <a:blip r:embed="rId12"/>
                    <a:stretch>
                      <a:fillRect/>
                    </a:stretch>
                  </pic:blipFill>
                  <pic:spPr>
                    <a:xfrm>
                      <a:off x="0" y="0"/>
                      <a:ext cx="3048000" cy="1940218"/>
                    </a:xfrm>
                    <a:prstGeom prst="rect">
                      <a:avLst/>
                    </a:prstGeom>
                  </pic:spPr>
                </pic:pic>
              </a:graphicData>
            </a:graphic>
          </wp:inline>
        </w:drawing>
      </w:r>
    </w:p>
    <w:p w14:paraId="325831F8" w14:textId="09AFBC0C" w:rsidR="00AE170F" w:rsidRPr="00F27E31" w:rsidRDefault="00000000" w:rsidP="00F27E31">
      <w:pPr>
        <w:spacing w:before="15" w:after="300"/>
        <w:jc w:val="center"/>
        <w:rPr>
          <w:i/>
          <w:iCs/>
          <w:sz w:val="20"/>
          <w:szCs w:val="20"/>
          <w:rPrChange w:id="146" w:author="Hijab Tahir" w:date="2023-12-16T01:14:00Z">
            <w:rPr/>
          </w:rPrChange>
        </w:rPr>
      </w:pPr>
      <w:r w:rsidRPr="00F27E31">
        <w:rPr>
          <w:i/>
          <w:iCs/>
          <w:sz w:val="20"/>
          <w:szCs w:val="20"/>
          <w:rPrChange w:id="147" w:author="Hijab Tahir" w:date="2023-12-16T01:14:00Z">
            <w:rPr/>
          </w:rPrChange>
        </w:rPr>
        <w:t>Table 2: Categories of schools by Treatment status</w:t>
      </w:r>
    </w:p>
    <w:p w14:paraId="7AE4D4E1" w14:textId="77777777" w:rsidR="00F27E31" w:rsidRDefault="00000000" w:rsidP="00876AF6">
      <w:pPr>
        <w:spacing w:before="240" w:after="240"/>
        <w:jc w:val="both"/>
        <w:rPr>
          <w:ins w:id="148" w:author="Hijab Tahir" w:date="2023-12-16T01:17:00Z"/>
        </w:rPr>
      </w:pPr>
      <w:r>
        <w:t xml:space="preserve">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w:t>
      </w:r>
      <w:ins w:id="149" w:author="Hijab Tahir" w:date="2023-12-16T01:16:00Z">
        <w:r w:rsidR="00F27E31">
          <w:t xml:space="preserve">there are only </w:t>
        </w:r>
      </w:ins>
      <w:r>
        <w:t xml:space="preserve">six schools </w:t>
      </w:r>
      <w:ins w:id="150" w:author="Hijab Tahir" w:date="2023-12-16T01:16:00Z">
        <w:r w:rsidR="00F27E31">
          <w:t xml:space="preserve">that </w:t>
        </w:r>
      </w:ins>
      <w:r>
        <w:t xml:space="preserve">were added to replace the schools </w:t>
      </w:r>
      <w:del w:id="151" w:author="Hijab Tahir" w:date="2023-12-16T01:16:00Z">
        <w:r w:rsidDel="00F27E31">
          <w:delText xml:space="preserve">that were </w:delText>
        </w:r>
      </w:del>
      <w:r>
        <w:t xml:space="preserve">dropped after baseline. </w:t>
      </w:r>
      <w:del w:id="152" w:author="Hijab Tahir" w:date="2023-12-16T01:17:00Z">
        <w:r w:rsidDel="00F27E31">
          <w:delText xml:space="preserve">However, due </w:delText>
        </w:r>
      </w:del>
    </w:p>
    <w:p w14:paraId="1E89E743" w14:textId="212D5E51" w:rsidR="00F27E31" w:rsidRDefault="00F27E31" w:rsidP="00876AF6">
      <w:pPr>
        <w:spacing w:before="240" w:after="240"/>
        <w:jc w:val="both"/>
        <w:rPr>
          <w:ins w:id="153" w:author="Hijab Tahir" w:date="2023-12-16T01:18:00Z"/>
        </w:rPr>
      </w:pPr>
      <w:ins w:id="154" w:author="Hijab Tahir" w:date="2023-12-16T01:17:00Z">
        <w:r>
          <w:lastRenderedPageBreak/>
          <w:t xml:space="preserve">Based on </w:t>
        </w:r>
      </w:ins>
      <w:del w:id="155" w:author="Hijab Tahir" w:date="2023-12-16T01:17:00Z">
        <w:r w:rsidR="00000000" w:rsidDel="00F27E31">
          <w:delText xml:space="preserve">to </w:delText>
        </w:r>
      </w:del>
      <w:ins w:id="156" w:author="Hijab Tahir" w:date="2023-12-16T01:17:00Z">
        <w:r>
          <w:t>the</w:t>
        </w:r>
        <w:r>
          <w:t xml:space="preserve"> </w:t>
        </w:r>
      </w:ins>
      <w:r w:rsidR="00000000">
        <w:t xml:space="preserve">guidelines provided by </w:t>
      </w:r>
      <w:proofErr w:type="spellStart"/>
      <w:r w:rsidR="00000000">
        <w:t>Taleemabad</w:t>
      </w:r>
      <w:proofErr w:type="spellEnd"/>
      <w:r w:rsidR="00000000">
        <w:t xml:space="preserve">, the number of replacement control schools were observed to be higher due to two </w:t>
      </w:r>
      <w:ins w:id="157" w:author="Hijab Tahir" w:date="2023-12-16T01:17:00Z">
        <w:r>
          <w:t xml:space="preserve">main </w:t>
        </w:r>
      </w:ins>
      <w:r w:rsidR="00000000">
        <w:t xml:space="preserve">reasons. Firstly, when a treatment school dropped after baseline then </w:t>
      </w:r>
      <w:ins w:id="158" w:author="Hijab Tahir" w:date="2023-12-16T01:19:00Z">
        <w:r>
          <w:t xml:space="preserve">it is likely that more than one </w:t>
        </w:r>
      </w:ins>
      <w:r w:rsidR="00000000">
        <w:t>nearby control school</w:t>
      </w:r>
      <w:del w:id="159" w:author="Hijab Tahir" w:date="2023-12-16T01:19:00Z">
        <w:r w:rsidR="00000000" w:rsidDel="00F27E31">
          <w:delText>(s)</w:delText>
        </w:r>
      </w:del>
      <w:r w:rsidR="00000000">
        <w:t xml:space="preserve"> </w:t>
      </w:r>
      <w:del w:id="160" w:author="Hijab Tahir" w:date="2023-12-16T01:19:00Z">
        <w:r w:rsidR="00000000" w:rsidDel="00F27E31">
          <w:delText xml:space="preserve">were </w:delText>
        </w:r>
      </w:del>
      <w:ins w:id="161" w:author="Hijab Tahir" w:date="2023-12-16T01:19:00Z">
        <w:r>
          <w:t>w</w:t>
        </w:r>
        <w:r>
          <w:t>as</w:t>
        </w:r>
        <w:r>
          <w:t xml:space="preserve"> </w:t>
        </w:r>
      </w:ins>
      <w:del w:id="162" w:author="Hijab Tahir" w:date="2023-12-16T01:19:00Z">
        <w:r w:rsidR="00000000" w:rsidDel="00F27E31">
          <w:delText xml:space="preserve">also </w:delText>
        </w:r>
      </w:del>
      <w:r w:rsidR="00000000">
        <w:t xml:space="preserve">introduced as </w:t>
      </w:r>
      <w:ins w:id="163" w:author="Hijab Tahir" w:date="2023-12-16T01:20:00Z">
        <w:r>
          <w:t xml:space="preserve">a </w:t>
        </w:r>
      </w:ins>
      <w:r w:rsidR="00000000">
        <w:t>replacement</w:t>
      </w:r>
      <w:del w:id="164" w:author="Hijab Tahir" w:date="2023-12-16T01:20:00Z">
        <w:r w:rsidR="00000000" w:rsidDel="00F27E31">
          <w:delText>s</w:delText>
        </w:r>
      </w:del>
      <w:r w:rsidR="00000000">
        <w:t xml:space="preserve"> </w:t>
      </w:r>
      <w:del w:id="165" w:author="Hijab Tahir" w:date="2023-12-16T01:20:00Z">
        <w:r w:rsidR="00000000" w:rsidDel="00F27E31">
          <w:delText>in addition</w:delText>
        </w:r>
      </w:del>
      <w:ins w:id="166" w:author="Hijab Tahir" w:date="2023-12-16T01:20:00Z">
        <w:r>
          <w:t>for th</w:t>
        </w:r>
      </w:ins>
      <w:ins w:id="167" w:author="Hijab Tahir" w:date="2023-12-16T01:24:00Z">
        <w:r w:rsidR="00AB754C">
          <w:t>at</w:t>
        </w:r>
      </w:ins>
      <w:ins w:id="168" w:author="Hijab Tahir" w:date="2023-12-16T01:20:00Z">
        <w:r>
          <w:t xml:space="preserve"> </w:t>
        </w:r>
      </w:ins>
      <w:del w:id="169" w:author="Hijab Tahir" w:date="2023-12-16T01:20:00Z">
        <w:r w:rsidR="00000000" w:rsidDel="00F27E31">
          <w:delText xml:space="preserve"> to a </w:delText>
        </w:r>
      </w:del>
      <w:r w:rsidR="00000000">
        <w:t xml:space="preserve">treatment school. Secondly, ambiguous school names in the endline datasets which could not be corrected were consequently renamed as “unknown” and added to the control group. </w:t>
      </w:r>
    </w:p>
    <w:p w14:paraId="7C81D859" w14:textId="70073215" w:rsidR="00AE170F" w:rsidRDefault="00000000" w:rsidP="00876AF6">
      <w:pPr>
        <w:spacing w:before="240" w:after="240"/>
        <w:jc w:val="both"/>
      </w:pPr>
      <w:r>
        <w:t xml:space="preserve">Furthermore, three schools initially enrolled in the treatment group withdrew from the </w:t>
      </w:r>
      <w:proofErr w:type="spellStart"/>
      <w:r>
        <w:t>Taleemabad</w:t>
      </w:r>
      <w:proofErr w:type="spellEnd"/>
      <w:r>
        <w:t xml:space="preserve"> program after baseline but agreed to undergo the endline assessment. Hence, during analysis by the CERP team, their treatment status was </w:t>
      </w:r>
      <w:del w:id="170" w:author="Hijab Tahir" w:date="2023-12-16T01:24:00Z">
        <w:r w:rsidDel="00AB754C">
          <w:delText>changed to</w:delText>
        </w:r>
      </w:del>
      <w:ins w:id="171" w:author="Hijab Tahir" w:date="2023-12-16T01:24:00Z">
        <w:r w:rsidR="00AB754C">
          <w:t>preserved as</w:t>
        </w:r>
      </w:ins>
      <w:r>
        <w:t xml:space="preserve"> “control” for both baseline and endline.</w:t>
      </w:r>
    </w:p>
    <w:p w14:paraId="1C55C5B2" w14:textId="16017931" w:rsidR="00AE170F" w:rsidRDefault="00000000" w:rsidP="00876AF6">
      <w:pPr>
        <w:spacing w:before="240" w:after="240"/>
        <w:jc w:val="both"/>
      </w:pPr>
      <w:r>
        <w:t xml:space="preserve">In the full sample, there are 97 unique schools, out of which 33 are treatment schools and 64 are control schools. The truncated sample, which consists of </w:t>
      </w:r>
      <w:ins w:id="172" w:author="Hijab Tahir" w:date="2023-12-16T01:25:00Z">
        <w:r w:rsidR="00AB754C">
          <w:t xml:space="preserve">only </w:t>
        </w:r>
      </w:ins>
      <w:r>
        <w:t>Consistent schools (i.e. schools present at both baseline and endline)</w:t>
      </w:r>
      <w:del w:id="173" w:author="Hijab Tahir" w:date="2023-12-16T01:25:00Z">
        <w:r w:rsidDel="00AB754C">
          <w:delText xml:space="preserve"> only</w:delText>
        </w:r>
      </w:del>
      <w:r>
        <w:t>, contains 21 treatment schools and 21 control schools.</w:t>
      </w:r>
    </w:p>
    <w:p w14:paraId="218DFEC7" w14:textId="77777777" w:rsidR="00AE170F" w:rsidRDefault="00000000" w:rsidP="00876AF6">
      <w:pPr>
        <w:spacing w:before="240" w:after="240"/>
        <w:jc w:val="both"/>
      </w:pPr>
      <w:r>
        <w:rPr>
          <w:b/>
          <w:bCs/>
        </w:rPr>
        <w:t>3.2. Balance Test</w:t>
      </w:r>
    </w:p>
    <w:p w14:paraId="5F73EC36" w14:textId="51D90F89" w:rsidR="00AE170F" w:rsidDel="00AB754C" w:rsidRDefault="00000000" w:rsidP="00876AF6">
      <w:pPr>
        <w:jc w:val="both"/>
        <w:rPr>
          <w:moveFrom w:id="174" w:author="Hijab Tahir" w:date="2023-12-16T01:25:00Z"/>
        </w:rPr>
      </w:pPr>
      <w:moveFromRangeStart w:id="175" w:author="Hijab Tahir" w:date="2023-12-16T01:25:00Z" w:name="move153582364"/>
      <w:moveFrom w:id="176" w:author="Hijab Tahir" w:date="2023-12-16T01:25:00Z">
        <w:r w:rsidDel="00AB754C">
          <w:rPr>
            <w:noProof/>
          </w:rPr>
          <w:drawing>
            <wp:inline distT="0" distB="0" distL="0" distR="0" wp14:anchorId="3D1C2286" wp14:editId="7B653615">
              <wp:extent cx="5905500" cy="2043870"/>
              <wp:effectExtent l="0" t="0" r="0" b="0"/>
              <wp:docPr id="100003" name="Picture 100003"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64484" name=""/>
                      <pic:cNvPicPr>
                        <a:picLocks noChangeAspect="1"/>
                      </pic:cNvPicPr>
                    </pic:nvPicPr>
                    <pic:blipFill>
                      <a:blip r:embed="rId13"/>
                      <a:stretch>
                        <a:fillRect/>
                      </a:stretch>
                    </pic:blipFill>
                    <pic:spPr>
                      <a:xfrm>
                        <a:off x="0" y="0"/>
                        <a:ext cx="5905500" cy="2043870"/>
                      </a:xfrm>
                      <a:prstGeom prst="rect">
                        <a:avLst/>
                      </a:prstGeom>
                    </pic:spPr>
                  </pic:pic>
                </a:graphicData>
              </a:graphic>
            </wp:inline>
          </w:drawing>
        </w:r>
      </w:moveFrom>
    </w:p>
    <w:p w14:paraId="7D39BE3D" w14:textId="1EC2BB00" w:rsidR="00AE170F" w:rsidRPr="00AB754C" w:rsidDel="00AB754C" w:rsidRDefault="00000000" w:rsidP="00AB754C">
      <w:pPr>
        <w:spacing w:before="15" w:after="300"/>
        <w:jc w:val="center"/>
        <w:rPr>
          <w:moveFrom w:id="177" w:author="Hijab Tahir" w:date="2023-12-16T01:25:00Z"/>
          <w:i/>
          <w:iCs/>
          <w:sz w:val="20"/>
          <w:szCs w:val="20"/>
          <w:rPrChange w:id="178" w:author="Hijab Tahir" w:date="2023-12-16T01:25:00Z">
            <w:rPr>
              <w:moveFrom w:id="179" w:author="Hijab Tahir" w:date="2023-12-16T01:25:00Z"/>
            </w:rPr>
          </w:rPrChange>
        </w:rPr>
        <w:pPrChange w:id="180" w:author="Hijab Tahir" w:date="2023-12-16T01:25:00Z">
          <w:pPr>
            <w:spacing w:before="15" w:after="300"/>
            <w:jc w:val="both"/>
          </w:pPr>
        </w:pPrChange>
      </w:pPr>
      <w:moveFrom w:id="181" w:author="Hijab Tahir" w:date="2023-12-16T01:25:00Z">
        <w:r w:rsidRPr="00AB754C" w:rsidDel="00AB754C">
          <w:rPr>
            <w:i/>
            <w:iCs/>
            <w:sz w:val="20"/>
            <w:szCs w:val="20"/>
            <w:rPrChange w:id="182" w:author="Hijab Tahir" w:date="2023-12-16T01:25:00Z">
              <w:rPr/>
            </w:rPrChange>
          </w:rPr>
          <w:t>Table 3.1: Balance Test using outcome variables</w:t>
        </w:r>
      </w:moveFrom>
    </w:p>
    <w:moveFromRangeEnd w:id="175"/>
    <w:p w14:paraId="2B441635" w14:textId="77777777" w:rsidR="00AE170F" w:rsidRDefault="00000000" w:rsidP="00876AF6">
      <w:pPr>
        <w:jc w:val="both"/>
      </w:pPr>
      <w:r>
        <w:rPr>
          <w:noProof/>
        </w:rPr>
        <w:drawing>
          <wp:inline distT="0" distB="0" distL="0" distR="0" wp14:anchorId="74D8C7CD" wp14:editId="3B75ED32">
            <wp:extent cx="5905500" cy="1526681"/>
            <wp:effectExtent l="0" t="0" r="0" b="0"/>
            <wp:docPr id="100004" name="Picture 100004"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00834" name=""/>
                    <pic:cNvPicPr>
                      <a:picLocks noChangeAspect="1"/>
                    </pic:cNvPicPr>
                  </pic:nvPicPr>
                  <pic:blipFill>
                    <a:blip r:embed="rId14"/>
                    <a:stretch>
                      <a:fillRect/>
                    </a:stretch>
                  </pic:blipFill>
                  <pic:spPr>
                    <a:xfrm>
                      <a:off x="0" y="0"/>
                      <a:ext cx="5905500" cy="1526681"/>
                    </a:xfrm>
                    <a:prstGeom prst="rect">
                      <a:avLst/>
                    </a:prstGeom>
                  </pic:spPr>
                </pic:pic>
              </a:graphicData>
            </a:graphic>
          </wp:inline>
        </w:drawing>
      </w:r>
    </w:p>
    <w:p w14:paraId="6E14C665" w14:textId="22940863" w:rsidR="00AE170F" w:rsidRPr="00AB754C" w:rsidRDefault="00000000" w:rsidP="00AB754C">
      <w:pPr>
        <w:spacing w:before="15" w:after="300"/>
        <w:jc w:val="center"/>
        <w:rPr>
          <w:i/>
          <w:iCs/>
          <w:sz w:val="20"/>
          <w:szCs w:val="20"/>
          <w:rPrChange w:id="183" w:author="Hijab Tahir" w:date="2023-12-16T01:25:00Z">
            <w:rPr/>
          </w:rPrChange>
        </w:rPr>
        <w:pPrChange w:id="184" w:author="Hijab Tahir" w:date="2023-12-16T01:25:00Z">
          <w:pPr>
            <w:spacing w:before="15" w:after="300"/>
            <w:jc w:val="both"/>
          </w:pPr>
        </w:pPrChange>
      </w:pPr>
      <w:r w:rsidRPr="00AB754C">
        <w:rPr>
          <w:i/>
          <w:iCs/>
          <w:sz w:val="20"/>
          <w:szCs w:val="20"/>
          <w:rPrChange w:id="185" w:author="Hijab Tahir" w:date="2023-12-16T01:25:00Z">
            <w:rPr/>
          </w:rPrChange>
        </w:rPr>
        <w:t>Table 3.</w:t>
      </w:r>
      <w:ins w:id="186" w:author="Hijab Tahir" w:date="2023-12-16T01:25:00Z">
        <w:r w:rsidR="00AB754C">
          <w:rPr>
            <w:i/>
            <w:iCs/>
            <w:sz w:val="20"/>
            <w:szCs w:val="20"/>
          </w:rPr>
          <w:t>1</w:t>
        </w:r>
      </w:ins>
      <w:del w:id="187" w:author="Hijab Tahir" w:date="2023-12-16T01:25:00Z">
        <w:r w:rsidRPr="00AB754C" w:rsidDel="00AB754C">
          <w:rPr>
            <w:i/>
            <w:iCs/>
            <w:sz w:val="20"/>
            <w:szCs w:val="20"/>
            <w:rPrChange w:id="188" w:author="Hijab Tahir" w:date="2023-12-16T01:25:00Z">
              <w:rPr/>
            </w:rPrChange>
          </w:rPr>
          <w:delText>2</w:delText>
        </w:r>
      </w:del>
      <w:r w:rsidRPr="00AB754C">
        <w:rPr>
          <w:i/>
          <w:iCs/>
          <w:sz w:val="20"/>
          <w:szCs w:val="20"/>
          <w:rPrChange w:id="189" w:author="Hijab Tahir" w:date="2023-12-16T01:25:00Z">
            <w:rPr/>
          </w:rPrChange>
        </w:rPr>
        <w:t xml:space="preserve">: Balance Test using student </w:t>
      </w:r>
      <w:proofErr w:type="gramStart"/>
      <w:r w:rsidRPr="00AB754C">
        <w:rPr>
          <w:i/>
          <w:iCs/>
          <w:sz w:val="20"/>
          <w:szCs w:val="20"/>
          <w:rPrChange w:id="190" w:author="Hijab Tahir" w:date="2023-12-16T01:25:00Z">
            <w:rPr/>
          </w:rPrChange>
        </w:rPr>
        <w:t>demographics</w:t>
      </w:r>
      <w:proofErr w:type="gramEnd"/>
    </w:p>
    <w:p w14:paraId="5DFA6634" w14:textId="77777777" w:rsidR="00AB754C" w:rsidRDefault="00AB754C" w:rsidP="00AB754C">
      <w:pPr>
        <w:jc w:val="both"/>
        <w:rPr>
          <w:moveTo w:id="191" w:author="Hijab Tahir" w:date="2023-12-16T01:25:00Z"/>
        </w:rPr>
      </w:pPr>
      <w:moveToRangeStart w:id="192" w:author="Hijab Tahir" w:date="2023-12-16T01:25:00Z" w:name="move153582364"/>
      <w:moveTo w:id="193" w:author="Hijab Tahir" w:date="2023-12-16T01:25:00Z">
        <w:r>
          <w:rPr>
            <w:noProof/>
          </w:rPr>
          <w:lastRenderedPageBreak/>
          <w:drawing>
            <wp:inline distT="0" distB="0" distL="0" distR="0" wp14:anchorId="4421D382" wp14:editId="60BC06C7">
              <wp:extent cx="5905500" cy="2043870"/>
              <wp:effectExtent l="0" t="0" r="0" b="0"/>
              <wp:docPr id="618910413" name="Picture 618910413"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64484" name=""/>
                      <pic:cNvPicPr>
                        <a:picLocks noChangeAspect="1"/>
                      </pic:cNvPicPr>
                    </pic:nvPicPr>
                    <pic:blipFill>
                      <a:blip r:embed="rId13"/>
                      <a:stretch>
                        <a:fillRect/>
                      </a:stretch>
                    </pic:blipFill>
                    <pic:spPr>
                      <a:xfrm>
                        <a:off x="0" y="0"/>
                        <a:ext cx="5905500" cy="2043870"/>
                      </a:xfrm>
                      <a:prstGeom prst="rect">
                        <a:avLst/>
                      </a:prstGeom>
                    </pic:spPr>
                  </pic:pic>
                </a:graphicData>
              </a:graphic>
            </wp:inline>
          </w:drawing>
        </w:r>
      </w:moveTo>
    </w:p>
    <w:p w14:paraId="6A2FBAE5" w14:textId="7A89E9D8" w:rsidR="00AB754C" w:rsidRPr="009F4E19" w:rsidDel="00AB754C" w:rsidRDefault="00AB754C" w:rsidP="00AB754C">
      <w:pPr>
        <w:spacing w:before="15" w:after="300"/>
        <w:jc w:val="center"/>
        <w:rPr>
          <w:del w:id="194" w:author="Hijab Tahir" w:date="2023-12-16T01:25:00Z"/>
          <w:moveTo w:id="195" w:author="Hijab Tahir" w:date="2023-12-16T01:25:00Z"/>
          <w:i/>
          <w:iCs/>
          <w:sz w:val="20"/>
          <w:szCs w:val="20"/>
        </w:rPr>
      </w:pPr>
      <w:moveTo w:id="196" w:author="Hijab Tahir" w:date="2023-12-16T01:25:00Z">
        <w:r w:rsidRPr="009F4E19">
          <w:rPr>
            <w:i/>
            <w:iCs/>
            <w:sz w:val="20"/>
            <w:szCs w:val="20"/>
          </w:rPr>
          <w:t>Table 3.</w:t>
        </w:r>
        <w:del w:id="197" w:author="Hijab Tahir" w:date="2023-12-16T01:25:00Z">
          <w:r w:rsidRPr="009F4E19" w:rsidDel="00AB754C">
            <w:rPr>
              <w:i/>
              <w:iCs/>
              <w:sz w:val="20"/>
              <w:szCs w:val="20"/>
            </w:rPr>
            <w:delText>1</w:delText>
          </w:r>
        </w:del>
      </w:moveTo>
      <w:ins w:id="198" w:author="Hijab Tahir" w:date="2023-12-16T01:25:00Z">
        <w:r>
          <w:rPr>
            <w:i/>
            <w:iCs/>
            <w:sz w:val="20"/>
            <w:szCs w:val="20"/>
          </w:rPr>
          <w:t>2</w:t>
        </w:r>
      </w:ins>
      <w:moveTo w:id="199" w:author="Hijab Tahir" w:date="2023-12-16T01:25:00Z">
        <w:r w:rsidRPr="009F4E19">
          <w:rPr>
            <w:i/>
            <w:iCs/>
            <w:sz w:val="20"/>
            <w:szCs w:val="20"/>
          </w:rPr>
          <w:t>: Balance Test using outcome variables</w:t>
        </w:r>
      </w:moveTo>
    </w:p>
    <w:moveToRangeEnd w:id="192"/>
    <w:p w14:paraId="60BCA3A0" w14:textId="77777777" w:rsidR="00AB754C" w:rsidRDefault="00AB754C" w:rsidP="00AB754C">
      <w:pPr>
        <w:spacing w:before="15" w:after="300"/>
        <w:jc w:val="center"/>
        <w:rPr>
          <w:ins w:id="200" w:author="Hijab Tahir" w:date="2023-12-16T01:25:00Z"/>
        </w:rPr>
        <w:pPrChange w:id="201" w:author="Hijab Tahir" w:date="2023-12-16T01:25:00Z">
          <w:pPr>
            <w:spacing w:before="240" w:after="240"/>
            <w:jc w:val="both"/>
          </w:pPr>
        </w:pPrChange>
      </w:pPr>
    </w:p>
    <w:p w14:paraId="2E0BF40C" w14:textId="01380444" w:rsidR="00AE170F" w:rsidRDefault="00000000" w:rsidP="00876AF6">
      <w:pPr>
        <w:spacing w:before="240" w:after="240"/>
        <w:jc w:val="both"/>
      </w:pPr>
      <w:r>
        <w:t>Table 3.</w:t>
      </w:r>
      <w:ins w:id="202" w:author="Hijab Tahir" w:date="2023-12-16T01:27:00Z">
        <w:r w:rsidR="00AB754C">
          <w:t>1</w:t>
        </w:r>
      </w:ins>
      <w:del w:id="203" w:author="Hijab Tahir" w:date="2023-12-16T01:27:00Z">
        <w:r w:rsidDel="00AB754C">
          <w:delText>3</w:delText>
        </w:r>
      </w:del>
      <w:r>
        <w:t xml:space="preserve"> and Table 3.2 </w:t>
      </w:r>
      <w:del w:id="204" w:author="Hijab Tahir" w:date="2023-12-16T01:27:00Z">
        <w:r w:rsidDel="00AB754C">
          <w:delText>indicate</w:delText>
        </w:r>
      </w:del>
      <w:ins w:id="205" w:author="Hijab Tahir" w:date="2023-12-16T01:28:00Z">
        <w:r w:rsidR="00AB754C">
          <w:t>demonstrate</w:t>
        </w:r>
      </w:ins>
      <w:r>
        <w:t xml:space="preserve"> a lack of balance between treatment and control groups at baseline. Notably, differences in the number of students, proportion of male students, and outcome variables are evident. This imbalance </w:t>
      </w:r>
      <w:del w:id="206" w:author="Hijab Tahir" w:date="2023-12-16T01:28:00Z">
        <w:r w:rsidDel="00AB754C">
          <w:delText xml:space="preserve">is </w:delText>
        </w:r>
      </w:del>
      <w:ins w:id="207" w:author="Hijab Tahir" w:date="2023-12-16T01:28:00Z">
        <w:r w:rsidR="00AB754C">
          <w:t>can be</w:t>
        </w:r>
        <w:r w:rsidR="00AB754C">
          <w:t xml:space="preserve"> </w:t>
        </w:r>
      </w:ins>
      <w:r>
        <w:t>attributed to the non-random selection of control schools</w:t>
      </w:r>
      <w:ins w:id="208" w:author="Hijab Tahir" w:date="2023-12-16T01:39:00Z">
        <w:r w:rsidR="00AB754C">
          <w:t xml:space="preserve"> currently done </w:t>
        </w:r>
      </w:ins>
      <w:del w:id="209" w:author="Hijab Tahir" w:date="2023-12-16T01:39:00Z">
        <w:r w:rsidDel="00AB754C">
          <w:delText xml:space="preserve">, </w:delText>
        </w:r>
      </w:del>
      <w:r>
        <w:t>based on proximity to treatment schools.</w:t>
      </w:r>
    </w:p>
    <w:p w14:paraId="1B9E44CE" w14:textId="77777777" w:rsidR="00AE170F" w:rsidRPr="009D30B0" w:rsidRDefault="00000000" w:rsidP="00876AF6">
      <w:pPr>
        <w:pStyle w:val="Heading2"/>
        <w:jc w:val="both"/>
        <w:rPr>
          <w:sz w:val="24"/>
          <w:szCs w:val="24"/>
        </w:rPr>
      </w:pPr>
      <w:bookmarkStart w:id="210" w:name="_Toc153578879"/>
      <w:r w:rsidRPr="009D30B0">
        <w:rPr>
          <w:sz w:val="24"/>
          <w:szCs w:val="24"/>
        </w:rPr>
        <w:t>3.3. Results</w:t>
      </w:r>
      <w:bookmarkEnd w:id="210"/>
    </w:p>
    <w:p w14:paraId="21C26183" w14:textId="6BE2D6BA" w:rsidR="00AE170F" w:rsidRDefault="00000000" w:rsidP="00876AF6">
      <w:pPr>
        <w:spacing w:before="240" w:after="240"/>
        <w:jc w:val="both"/>
      </w:pPr>
      <w:r>
        <w:t xml:space="preserve">This study evaluates the impact of the </w:t>
      </w:r>
      <w:proofErr w:type="spellStart"/>
      <w:r>
        <w:t>Taleemabad</w:t>
      </w:r>
      <w:proofErr w:type="spellEnd"/>
      <w:r>
        <w:t xml:space="preserve"> program on the student learning outcomes by comparing the mean differences in scores, in percentages, between the treatment and control groups at baseline and endline, and testing whether these differences are statistically significant. The following results pertain to the full sample of 97 schools. The figures plot results by </w:t>
      </w:r>
      <w:proofErr w:type="spellStart"/>
      <w:r>
        <w:t>Taleemabad</w:t>
      </w:r>
      <w:proofErr w:type="spellEnd"/>
      <w:r>
        <w:t xml:space="preserve"> and CERP </w:t>
      </w:r>
      <w:del w:id="211" w:author="Hijab Tahir" w:date="2023-12-16T01:47:00Z">
        <w:r w:rsidDel="00AB754C">
          <w:delText xml:space="preserve">Analytics </w:delText>
        </w:r>
      </w:del>
      <w:r>
        <w:t>for comparison.</w:t>
      </w:r>
    </w:p>
    <w:p w14:paraId="3923ADCA" w14:textId="77777777" w:rsidR="00AE170F" w:rsidRPr="00AB754C" w:rsidRDefault="00000000" w:rsidP="00876AF6">
      <w:pPr>
        <w:pStyle w:val="Heading2"/>
        <w:jc w:val="both"/>
        <w:rPr>
          <w:i/>
          <w:iCs w:val="0"/>
          <w:sz w:val="24"/>
          <w:szCs w:val="24"/>
          <w:rPrChange w:id="212" w:author="Hijab Tahir" w:date="2023-12-16T01:56:00Z">
            <w:rPr>
              <w:sz w:val="24"/>
              <w:szCs w:val="24"/>
            </w:rPr>
          </w:rPrChange>
        </w:rPr>
      </w:pPr>
      <w:bookmarkStart w:id="213" w:name="_Toc153578880"/>
      <w:r w:rsidRPr="00AB754C">
        <w:rPr>
          <w:i/>
          <w:iCs w:val="0"/>
          <w:sz w:val="24"/>
          <w:szCs w:val="24"/>
          <w:rPrChange w:id="214" w:author="Hijab Tahir" w:date="2023-12-16T01:56:00Z">
            <w:rPr>
              <w:sz w:val="24"/>
              <w:szCs w:val="24"/>
            </w:rPr>
          </w:rPrChange>
        </w:rPr>
        <w:lastRenderedPageBreak/>
        <w:t>3.3.1. ASER Grades 1 - 3</w:t>
      </w:r>
      <w:bookmarkEnd w:id="213"/>
    </w:p>
    <w:p w14:paraId="28CEF800" w14:textId="77777777" w:rsidR="00AE170F" w:rsidRDefault="00000000" w:rsidP="00AB754C">
      <w:pPr>
        <w:jc w:val="center"/>
      </w:pPr>
      <w:r>
        <w:rPr>
          <w:noProof/>
        </w:rPr>
        <w:drawing>
          <wp:inline distT="0" distB="0" distL="0" distR="0" wp14:anchorId="36197C65" wp14:editId="0AC5F162">
            <wp:extent cx="5715000" cy="3322063"/>
            <wp:effectExtent l="0" t="0" r="0" b="0"/>
            <wp:docPr id="100005" name="Picture 100005"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0948" name=""/>
                    <pic:cNvPicPr>
                      <a:picLocks noChangeAspect="1"/>
                    </pic:cNvPicPr>
                  </pic:nvPicPr>
                  <pic:blipFill>
                    <a:blip r:embed="rId15"/>
                    <a:stretch>
                      <a:fillRect/>
                    </a:stretch>
                  </pic:blipFill>
                  <pic:spPr>
                    <a:xfrm>
                      <a:off x="0" y="0"/>
                      <a:ext cx="5715000" cy="3322063"/>
                    </a:xfrm>
                    <a:prstGeom prst="rect">
                      <a:avLst/>
                    </a:prstGeom>
                  </pic:spPr>
                </pic:pic>
              </a:graphicData>
            </a:graphic>
          </wp:inline>
        </w:drawing>
      </w:r>
    </w:p>
    <w:p w14:paraId="270CD4C5" w14:textId="1D69A319" w:rsidR="00AE170F" w:rsidRPr="00AB754C" w:rsidRDefault="00000000" w:rsidP="00AB754C">
      <w:pPr>
        <w:spacing w:before="15" w:after="300"/>
        <w:jc w:val="center"/>
        <w:rPr>
          <w:i/>
          <w:iCs/>
          <w:sz w:val="20"/>
          <w:szCs w:val="20"/>
          <w:rPrChange w:id="215" w:author="Hijab Tahir" w:date="2023-12-16T01:47:00Z">
            <w:rPr/>
          </w:rPrChange>
        </w:rPr>
      </w:pPr>
      <w:r w:rsidRPr="00AB754C">
        <w:rPr>
          <w:i/>
          <w:iCs/>
          <w:sz w:val="20"/>
          <w:szCs w:val="20"/>
          <w:rPrChange w:id="216" w:author="Hijab Tahir" w:date="2023-12-16T01:47:00Z">
            <w:rPr/>
          </w:rPrChange>
        </w:rPr>
        <w:t xml:space="preserve">Figure 1: % Difference in Grade Threshold Clearing Between Treatment and Control Schools at Baseline and Endline using ASER Grades 1 - 3 </w:t>
      </w:r>
      <w:proofErr w:type="gramStart"/>
      <w:r w:rsidRPr="00AB754C">
        <w:rPr>
          <w:i/>
          <w:iCs/>
          <w:sz w:val="20"/>
          <w:szCs w:val="20"/>
          <w:rPrChange w:id="217" w:author="Hijab Tahir" w:date="2023-12-16T01:47:00Z">
            <w:rPr/>
          </w:rPrChange>
        </w:rPr>
        <w:t>instrument</w:t>
      </w:r>
      <w:proofErr w:type="gramEnd"/>
    </w:p>
    <w:p w14:paraId="324B48F5" w14:textId="77777777" w:rsidR="00AE170F" w:rsidRDefault="00000000" w:rsidP="00876AF6">
      <w:pPr>
        <w:spacing w:before="240" w:after="240"/>
        <w:jc w:val="both"/>
      </w:pPr>
      <w:r>
        <w:t>At endline, 2.54% of treatment schools met the criteria for all 3 subjects compared to 1.06% of control schools. This represents a difference of .452 standard deviations compared to the control group, which is equivalent to 3.48 LAYS.</w:t>
      </w:r>
    </w:p>
    <w:p w14:paraId="0D3AAC1C" w14:textId="77777777" w:rsidR="00AE170F" w:rsidRDefault="00000000" w:rsidP="00876AF6">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1.073 standard deviations above control schools for English at endline.</w:t>
      </w:r>
    </w:p>
    <w:p w14:paraId="1EE95E21" w14:textId="77777777" w:rsidR="00AE170F" w:rsidRDefault="00000000" w:rsidP="00876AF6">
      <w:pPr>
        <w:spacing w:before="240" w:after="240"/>
        <w:jc w:val="both"/>
      </w:pPr>
      <w:r>
        <w:t xml:space="preserve">At baseline, the percentage difference between treatment and control schools for </w:t>
      </w:r>
      <w:proofErr w:type="spellStart"/>
      <w:r>
        <w:t>Maths</w:t>
      </w:r>
      <w:proofErr w:type="spellEnd"/>
      <w:r>
        <w:t xml:space="preserve"> is -.98% which is statistically insignificant from zero. At endline, the percentage difference between treatment and control schools for </w:t>
      </w:r>
      <w:proofErr w:type="spellStart"/>
      <w:r>
        <w:t>Maths</w:t>
      </w:r>
      <w:proofErr w:type="spellEnd"/>
      <w:r>
        <w:t xml:space="preserve"> is -3.17% which is statistically insignificant from zero. Expressed in standard deviations, treatment schools are .161 standard deviations below control schools for </w:t>
      </w:r>
      <w:proofErr w:type="spellStart"/>
      <w:r>
        <w:t>Maths</w:t>
      </w:r>
      <w:proofErr w:type="spellEnd"/>
      <w:r>
        <w:t xml:space="preserve"> at endline.</w:t>
      </w:r>
    </w:p>
    <w:p w14:paraId="79CCD50D" w14:textId="77777777" w:rsidR="00AE170F" w:rsidRDefault="00000000" w:rsidP="00876AF6">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8.285% which is statistically insignificant from zero. Expressed in standard deviations, treatment schools are .366 standard deviations above control schools for Urdu at endline.</w:t>
      </w:r>
    </w:p>
    <w:p w14:paraId="42165559" w14:textId="77777777" w:rsidR="00AE170F" w:rsidRPr="00AB754C" w:rsidRDefault="00000000" w:rsidP="00876AF6">
      <w:pPr>
        <w:pStyle w:val="Heading2"/>
        <w:jc w:val="both"/>
        <w:rPr>
          <w:i/>
          <w:iCs w:val="0"/>
          <w:sz w:val="24"/>
          <w:szCs w:val="24"/>
          <w:rPrChange w:id="218" w:author="Hijab Tahir" w:date="2023-12-16T01:56:00Z">
            <w:rPr>
              <w:sz w:val="24"/>
              <w:szCs w:val="24"/>
            </w:rPr>
          </w:rPrChange>
        </w:rPr>
      </w:pPr>
      <w:bookmarkStart w:id="219" w:name="_Toc153578881"/>
      <w:r w:rsidRPr="00AB754C">
        <w:rPr>
          <w:i/>
          <w:iCs w:val="0"/>
          <w:sz w:val="24"/>
          <w:szCs w:val="24"/>
          <w:rPrChange w:id="220" w:author="Hijab Tahir" w:date="2023-12-16T01:56:00Z">
            <w:rPr>
              <w:sz w:val="24"/>
              <w:szCs w:val="24"/>
            </w:rPr>
          </w:rPrChange>
        </w:rPr>
        <w:lastRenderedPageBreak/>
        <w:t>3.3.2. ASER Grades 4 - 5</w:t>
      </w:r>
      <w:bookmarkEnd w:id="219"/>
    </w:p>
    <w:p w14:paraId="6DD51A76" w14:textId="77777777" w:rsidR="00AE170F" w:rsidRDefault="00000000" w:rsidP="00AB754C">
      <w:pPr>
        <w:jc w:val="center"/>
      </w:pPr>
      <w:r>
        <w:rPr>
          <w:noProof/>
        </w:rPr>
        <w:drawing>
          <wp:inline distT="0" distB="0" distL="0" distR="0" wp14:anchorId="66C9E30A" wp14:editId="6A17D770">
            <wp:extent cx="5715000" cy="2727970"/>
            <wp:effectExtent l="0" t="0" r="0" b="0"/>
            <wp:docPr id="100006" name="Picture 100006"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0643" name=""/>
                    <pic:cNvPicPr>
                      <a:picLocks noChangeAspect="1"/>
                    </pic:cNvPicPr>
                  </pic:nvPicPr>
                  <pic:blipFill>
                    <a:blip r:embed="rId16"/>
                    <a:stretch>
                      <a:fillRect/>
                    </a:stretch>
                  </pic:blipFill>
                  <pic:spPr>
                    <a:xfrm>
                      <a:off x="0" y="0"/>
                      <a:ext cx="5715000" cy="2727970"/>
                    </a:xfrm>
                    <a:prstGeom prst="rect">
                      <a:avLst/>
                    </a:prstGeom>
                  </pic:spPr>
                </pic:pic>
              </a:graphicData>
            </a:graphic>
          </wp:inline>
        </w:drawing>
      </w:r>
    </w:p>
    <w:p w14:paraId="2365069F" w14:textId="0E4E8FAA" w:rsidR="00AE170F" w:rsidRPr="00AB754C" w:rsidRDefault="00000000" w:rsidP="00AB754C">
      <w:pPr>
        <w:spacing w:before="15" w:after="300"/>
        <w:jc w:val="center"/>
        <w:rPr>
          <w:i/>
          <w:iCs/>
          <w:sz w:val="20"/>
          <w:szCs w:val="20"/>
          <w:rPrChange w:id="221" w:author="Hijab Tahir" w:date="2023-12-16T01:49:00Z">
            <w:rPr/>
          </w:rPrChange>
        </w:rPr>
      </w:pPr>
      <w:r w:rsidRPr="00AB754C">
        <w:rPr>
          <w:i/>
          <w:iCs/>
          <w:sz w:val="20"/>
          <w:szCs w:val="20"/>
          <w:rPrChange w:id="222" w:author="Hijab Tahir" w:date="2023-12-16T01:49:00Z">
            <w:rPr/>
          </w:rPrChange>
        </w:rPr>
        <w:t xml:space="preserve">Figure 2: % Difference in Grade Threshold Clearing Between Treatment and Control Schools at Baseline and Endline using ASER Grades 4 - 5 </w:t>
      </w:r>
      <w:proofErr w:type="gramStart"/>
      <w:r w:rsidRPr="00AB754C">
        <w:rPr>
          <w:i/>
          <w:iCs/>
          <w:sz w:val="20"/>
          <w:szCs w:val="20"/>
          <w:rPrChange w:id="223" w:author="Hijab Tahir" w:date="2023-12-16T01:49:00Z">
            <w:rPr/>
          </w:rPrChange>
        </w:rPr>
        <w:t>instrument</w:t>
      </w:r>
      <w:proofErr w:type="gramEnd"/>
    </w:p>
    <w:p w14:paraId="75BBCF03" w14:textId="77777777" w:rsidR="00AE170F" w:rsidRDefault="00000000" w:rsidP="00876AF6">
      <w:pPr>
        <w:spacing w:before="240" w:after="240"/>
        <w:jc w:val="both"/>
      </w:pPr>
      <w:r>
        <w:t>At endline, 6.77% of treatment schools met the criteria for all 3 subjects compared to 4.41% of control schools. This represents a difference of .234 standard deviations compared to the control group, which is equivalent to 1.8 LAYS.</w:t>
      </w:r>
    </w:p>
    <w:p w14:paraId="41018A58" w14:textId="77777777" w:rsidR="00AE170F" w:rsidRDefault="00000000" w:rsidP="00876AF6">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.156 standard deviations above control schools for English at endline.</w:t>
      </w:r>
    </w:p>
    <w:p w14:paraId="73252D4E" w14:textId="77777777" w:rsidR="00AE170F" w:rsidRDefault="00000000" w:rsidP="00876AF6">
      <w:pPr>
        <w:spacing w:before="240" w:after="240"/>
        <w:jc w:val="both"/>
      </w:pPr>
      <w:r>
        <w:t xml:space="preserve">At baseline, the percentage difference between treatment and control schools for </w:t>
      </w:r>
      <w:proofErr w:type="spellStart"/>
      <w:r>
        <w:t>Maths</w:t>
      </w:r>
      <w:proofErr w:type="spellEnd"/>
      <w:r>
        <w:t xml:space="preserve"> is 27.09% which is statistically significant at the 5% level. At endline, the percentage difference between treatment and control schools for </w:t>
      </w:r>
      <w:proofErr w:type="spellStart"/>
      <w:r>
        <w:t>Maths</w:t>
      </w:r>
      <w:proofErr w:type="spellEnd"/>
      <w:r>
        <w:t xml:space="preserve"> is 4.77% which is statistically insignificant from zero. Expressed in standard deviations, treatment schools are .18 standard deviations above control schools for </w:t>
      </w:r>
      <w:proofErr w:type="spellStart"/>
      <w:r>
        <w:t>Maths</w:t>
      </w:r>
      <w:proofErr w:type="spellEnd"/>
      <w:r>
        <w:t xml:space="preserve"> at endline.</w:t>
      </w:r>
    </w:p>
    <w:p w14:paraId="7447F348" w14:textId="77777777" w:rsidR="00AE170F" w:rsidRDefault="00000000" w:rsidP="00876AF6">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.376 standard deviations above control schools for Urdu at endline.</w:t>
      </w:r>
    </w:p>
    <w:p w14:paraId="074D0B5E" w14:textId="77777777" w:rsidR="00AE170F" w:rsidRPr="00AB754C" w:rsidRDefault="00000000" w:rsidP="00876AF6">
      <w:pPr>
        <w:pStyle w:val="Heading2"/>
        <w:jc w:val="both"/>
        <w:rPr>
          <w:i/>
          <w:iCs w:val="0"/>
          <w:sz w:val="24"/>
          <w:szCs w:val="24"/>
          <w:rPrChange w:id="224" w:author="Hijab Tahir" w:date="2023-12-16T01:57:00Z">
            <w:rPr>
              <w:sz w:val="24"/>
              <w:szCs w:val="24"/>
            </w:rPr>
          </w:rPrChange>
        </w:rPr>
      </w:pPr>
      <w:bookmarkStart w:id="225" w:name="_Toc153578882"/>
      <w:r w:rsidRPr="00AB754C">
        <w:rPr>
          <w:i/>
          <w:iCs w:val="0"/>
          <w:sz w:val="24"/>
          <w:szCs w:val="24"/>
          <w:rPrChange w:id="226" w:author="Hijab Tahir" w:date="2023-12-16T01:57:00Z">
            <w:rPr>
              <w:sz w:val="24"/>
              <w:szCs w:val="24"/>
            </w:rPr>
          </w:rPrChange>
        </w:rPr>
        <w:lastRenderedPageBreak/>
        <w:t>3.3.3. MELQO</w:t>
      </w:r>
      <w:bookmarkEnd w:id="225"/>
    </w:p>
    <w:p w14:paraId="31B9D284" w14:textId="77777777" w:rsidR="00AE170F" w:rsidRDefault="00000000" w:rsidP="00AB754C">
      <w:pPr>
        <w:jc w:val="center"/>
      </w:pPr>
      <w:r>
        <w:rPr>
          <w:noProof/>
        </w:rPr>
        <w:drawing>
          <wp:inline distT="0" distB="0" distL="0" distR="0" wp14:anchorId="2FB0D79A" wp14:editId="2E4C08B6">
            <wp:extent cx="5715000" cy="2738005"/>
            <wp:effectExtent l="0" t="0" r="0" b="0"/>
            <wp:docPr id="100007" name="Picture 100007"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5254" name=""/>
                    <pic:cNvPicPr>
                      <a:picLocks noChangeAspect="1"/>
                    </pic:cNvPicPr>
                  </pic:nvPicPr>
                  <pic:blipFill>
                    <a:blip r:embed="rId17"/>
                    <a:stretch>
                      <a:fillRect/>
                    </a:stretch>
                  </pic:blipFill>
                  <pic:spPr>
                    <a:xfrm>
                      <a:off x="0" y="0"/>
                      <a:ext cx="5715000" cy="2738005"/>
                    </a:xfrm>
                    <a:prstGeom prst="rect">
                      <a:avLst/>
                    </a:prstGeom>
                  </pic:spPr>
                </pic:pic>
              </a:graphicData>
            </a:graphic>
          </wp:inline>
        </w:drawing>
      </w:r>
    </w:p>
    <w:p w14:paraId="40CDE2BA" w14:textId="0206826D" w:rsidR="00AE170F" w:rsidRPr="00AB754C" w:rsidRDefault="00000000" w:rsidP="00AB754C">
      <w:pPr>
        <w:spacing w:before="15" w:after="300"/>
        <w:jc w:val="center"/>
        <w:rPr>
          <w:i/>
          <w:iCs/>
          <w:sz w:val="20"/>
          <w:szCs w:val="20"/>
          <w:rPrChange w:id="227" w:author="Hijab Tahir" w:date="2023-12-16T01:50:00Z">
            <w:rPr/>
          </w:rPrChange>
        </w:rPr>
      </w:pPr>
      <w:r w:rsidRPr="00AB754C">
        <w:rPr>
          <w:i/>
          <w:iCs/>
          <w:sz w:val="20"/>
          <w:szCs w:val="20"/>
          <w:rPrChange w:id="228" w:author="Hijab Tahir" w:date="2023-12-16T01:50:00Z">
            <w:rPr/>
          </w:rPrChange>
        </w:rPr>
        <w:t xml:space="preserve">Figure 3: % Difference in Scores between Treatment and Control Schools at Baseline and Endline using </w:t>
      </w:r>
      <w:proofErr w:type="gramStart"/>
      <w:r w:rsidRPr="00AB754C">
        <w:rPr>
          <w:i/>
          <w:iCs/>
          <w:sz w:val="20"/>
          <w:szCs w:val="20"/>
          <w:rPrChange w:id="229" w:author="Hijab Tahir" w:date="2023-12-16T01:50:00Z">
            <w:rPr/>
          </w:rPrChange>
        </w:rPr>
        <w:t>MELQO</w:t>
      </w:r>
      <w:proofErr w:type="gramEnd"/>
    </w:p>
    <w:p w14:paraId="357FCC11" w14:textId="77777777" w:rsidR="00AE170F" w:rsidRDefault="00000000" w:rsidP="00876AF6">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.038 standard deviations below control schools for pre-literacy at endline.</w:t>
      </w:r>
    </w:p>
    <w:p w14:paraId="02C4817F" w14:textId="77777777" w:rsidR="00AE170F" w:rsidRDefault="00000000" w:rsidP="00876AF6">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.203 standard deviations above control schools for pre-numeracy at endline.</w:t>
      </w:r>
    </w:p>
    <w:p w14:paraId="47A88608" w14:textId="77777777" w:rsidR="00AE170F" w:rsidRDefault="00000000" w:rsidP="00876AF6">
      <w:pPr>
        <w:spacing w:before="240" w:after="240"/>
        <w:jc w:val="both"/>
      </w:pPr>
      <w:r>
        <w:t xml:space="preserve">At baseline, the percentage difference between treatment and control schools for motor skills is 1.05% which is statistically insignificant from zero. </w:t>
      </w:r>
      <w:proofErr w:type="gramStart"/>
      <w:r>
        <w:t>At endline</w:t>
      </w:r>
      <w:proofErr w:type="gramEnd"/>
      <w:r>
        <w:t>, the percentage difference between treatment and control schools for motor skills is 3.95% which is statistically insignificant from zero. Expressed in standard deviations, treatment schools are .288 standard deviations above control schools for motor skills at endline.</w:t>
      </w:r>
    </w:p>
    <w:p w14:paraId="272AB0C9" w14:textId="77777777" w:rsidR="00AE170F" w:rsidRPr="009D30B0" w:rsidRDefault="00000000" w:rsidP="00876AF6">
      <w:pPr>
        <w:pStyle w:val="Heading2"/>
        <w:jc w:val="both"/>
        <w:rPr>
          <w:sz w:val="24"/>
          <w:szCs w:val="24"/>
        </w:rPr>
      </w:pPr>
      <w:bookmarkStart w:id="230" w:name="_Toc153578883"/>
      <w:r w:rsidRPr="009D30B0">
        <w:rPr>
          <w:sz w:val="24"/>
          <w:szCs w:val="24"/>
        </w:rPr>
        <w:t>3.4. Results using Truncated Sample</w:t>
      </w:r>
      <w:bookmarkEnd w:id="230"/>
    </w:p>
    <w:p w14:paraId="2BCCCB43" w14:textId="77777777" w:rsidR="00AE170F" w:rsidRDefault="00000000" w:rsidP="00876AF6">
      <w:pPr>
        <w:spacing w:before="240" w:after="240"/>
        <w:jc w:val="both"/>
      </w:pPr>
      <w:r>
        <w:t xml:space="preserve">The following results pertain to the truncated sample of 42 consistent schools, with 21 </w:t>
      </w:r>
      <w:proofErr w:type="gramStart"/>
      <w:r>
        <w:t>schools</w:t>
      </w:r>
      <w:proofErr w:type="gramEnd"/>
      <w:r>
        <w:t xml:space="preserve"> part of the treatment group and an equivalent number part of the control group.</w:t>
      </w:r>
    </w:p>
    <w:p w14:paraId="6A9EA4AD" w14:textId="77777777" w:rsidR="00AE170F" w:rsidRPr="00AB754C" w:rsidRDefault="00000000" w:rsidP="00876AF6">
      <w:pPr>
        <w:pStyle w:val="Heading2"/>
        <w:jc w:val="both"/>
        <w:rPr>
          <w:i/>
          <w:iCs w:val="0"/>
          <w:sz w:val="24"/>
          <w:szCs w:val="24"/>
          <w:rPrChange w:id="231" w:author="Hijab Tahir" w:date="2023-12-16T01:57:00Z">
            <w:rPr>
              <w:sz w:val="24"/>
              <w:szCs w:val="24"/>
            </w:rPr>
          </w:rPrChange>
        </w:rPr>
      </w:pPr>
      <w:bookmarkStart w:id="232" w:name="_Toc153578884"/>
      <w:r w:rsidRPr="00AB754C">
        <w:rPr>
          <w:i/>
          <w:iCs w:val="0"/>
          <w:sz w:val="24"/>
          <w:szCs w:val="24"/>
          <w:rPrChange w:id="233" w:author="Hijab Tahir" w:date="2023-12-16T01:57:00Z">
            <w:rPr>
              <w:sz w:val="24"/>
              <w:szCs w:val="24"/>
            </w:rPr>
          </w:rPrChange>
        </w:rPr>
        <w:lastRenderedPageBreak/>
        <w:t>3.4.1. ASER Grades 1 - 3</w:t>
      </w:r>
      <w:bookmarkEnd w:id="232"/>
    </w:p>
    <w:p w14:paraId="63206ACB" w14:textId="77777777" w:rsidR="00AE170F" w:rsidRDefault="00000000" w:rsidP="00AB754C">
      <w:pPr>
        <w:jc w:val="center"/>
      </w:pPr>
      <w:r>
        <w:rPr>
          <w:noProof/>
        </w:rPr>
        <w:drawing>
          <wp:inline distT="0" distB="0" distL="0" distR="0" wp14:anchorId="35F6F8D2" wp14:editId="5EB46DCC">
            <wp:extent cx="5715000" cy="3336581"/>
            <wp:effectExtent l="0" t="0" r="0" b="0"/>
            <wp:docPr id="100008" name="Picture 100008"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44475" name=""/>
                    <pic:cNvPicPr>
                      <a:picLocks noChangeAspect="1"/>
                    </pic:cNvPicPr>
                  </pic:nvPicPr>
                  <pic:blipFill>
                    <a:blip r:embed="rId18"/>
                    <a:stretch>
                      <a:fillRect/>
                    </a:stretch>
                  </pic:blipFill>
                  <pic:spPr>
                    <a:xfrm>
                      <a:off x="0" y="0"/>
                      <a:ext cx="5715000" cy="3336581"/>
                    </a:xfrm>
                    <a:prstGeom prst="rect">
                      <a:avLst/>
                    </a:prstGeom>
                  </pic:spPr>
                </pic:pic>
              </a:graphicData>
            </a:graphic>
          </wp:inline>
        </w:drawing>
      </w:r>
    </w:p>
    <w:p w14:paraId="6DADE7CD" w14:textId="27029C95" w:rsidR="00AE170F" w:rsidRPr="00AB754C" w:rsidRDefault="00000000" w:rsidP="00AB754C">
      <w:pPr>
        <w:spacing w:before="15" w:after="300"/>
        <w:jc w:val="center"/>
        <w:rPr>
          <w:i/>
          <w:iCs/>
          <w:sz w:val="20"/>
          <w:szCs w:val="20"/>
          <w:rPrChange w:id="234" w:author="Hijab Tahir" w:date="2023-12-16T01:53:00Z">
            <w:rPr/>
          </w:rPrChange>
        </w:rPr>
        <w:pPrChange w:id="235" w:author="Hijab Tahir" w:date="2023-12-16T01:52:00Z">
          <w:pPr>
            <w:spacing w:before="15" w:after="300"/>
            <w:jc w:val="both"/>
          </w:pPr>
        </w:pPrChange>
      </w:pPr>
      <w:r w:rsidRPr="00AB754C">
        <w:rPr>
          <w:i/>
          <w:iCs/>
          <w:sz w:val="20"/>
          <w:szCs w:val="20"/>
          <w:rPrChange w:id="236" w:author="Hijab Tahir" w:date="2023-12-16T01:53:00Z">
            <w:rPr/>
          </w:rPrChange>
        </w:rPr>
        <w:t xml:space="preserve">Figure </w:t>
      </w:r>
      <w:ins w:id="237" w:author="Hijab Tahir" w:date="2023-12-16T01:52:00Z">
        <w:r w:rsidR="00AB754C" w:rsidRPr="00AB754C">
          <w:rPr>
            <w:i/>
            <w:iCs/>
            <w:sz w:val="20"/>
            <w:szCs w:val="20"/>
            <w:rPrChange w:id="238" w:author="Hijab Tahir" w:date="2023-12-16T01:53:00Z">
              <w:rPr>
                <w:i/>
                <w:iCs/>
              </w:rPr>
            </w:rPrChange>
          </w:rPr>
          <w:t>4</w:t>
        </w:r>
      </w:ins>
      <w:del w:id="239" w:author="Hijab Tahir" w:date="2023-12-16T01:52:00Z">
        <w:r w:rsidRPr="00AB754C" w:rsidDel="00AB754C">
          <w:rPr>
            <w:i/>
            <w:iCs/>
            <w:sz w:val="20"/>
            <w:szCs w:val="20"/>
            <w:rPrChange w:id="240" w:author="Hijab Tahir" w:date="2023-12-16T01:53:00Z">
              <w:rPr/>
            </w:rPrChange>
          </w:rPr>
          <w:delText>1</w:delText>
        </w:r>
      </w:del>
      <w:r w:rsidRPr="00AB754C">
        <w:rPr>
          <w:i/>
          <w:iCs/>
          <w:sz w:val="20"/>
          <w:szCs w:val="20"/>
          <w:rPrChange w:id="241" w:author="Hijab Tahir" w:date="2023-12-16T01:53:00Z">
            <w:rPr/>
          </w:rPrChange>
        </w:rPr>
        <w:t xml:space="preserve">: % Difference in Grade Threshold Clearing Between Treatment and Control Schools at Baseline and Endline using ASER Grades 1 - 3 </w:t>
      </w:r>
      <w:proofErr w:type="gramStart"/>
      <w:r w:rsidRPr="00AB754C">
        <w:rPr>
          <w:i/>
          <w:iCs/>
          <w:sz w:val="20"/>
          <w:szCs w:val="20"/>
          <w:rPrChange w:id="242" w:author="Hijab Tahir" w:date="2023-12-16T01:53:00Z">
            <w:rPr/>
          </w:rPrChange>
        </w:rPr>
        <w:t>instrument</w:t>
      </w:r>
      <w:proofErr w:type="gramEnd"/>
    </w:p>
    <w:p w14:paraId="43A29F8E" w14:textId="77777777" w:rsidR="00AE170F" w:rsidRDefault="00000000" w:rsidP="00876AF6">
      <w:pPr>
        <w:spacing w:before="240" w:after="240"/>
        <w:jc w:val="both"/>
      </w:pPr>
      <w:r>
        <w:t>At endline, 3.02% of treatment schools met the criteria for all 3 subjects compared to 1.15% of control schools. This represents a difference of .582 standard deviations compared to the control group.</w:t>
      </w:r>
    </w:p>
    <w:p w14:paraId="50CFDCA2" w14:textId="77777777" w:rsidR="00AE170F" w:rsidRDefault="00000000" w:rsidP="00876AF6">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1.375 standard deviations above control schools for English at endline.</w:t>
      </w:r>
    </w:p>
    <w:p w14:paraId="515008B8" w14:textId="77777777" w:rsidR="00AE170F" w:rsidRDefault="00000000" w:rsidP="00876AF6">
      <w:pPr>
        <w:spacing w:before="240" w:after="240"/>
        <w:jc w:val="both"/>
      </w:pPr>
      <w:r>
        <w:t xml:space="preserve">At baseline, the percentage difference between treatment and control schools for </w:t>
      </w:r>
      <w:proofErr w:type="spellStart"/>
      <w:r>
        <w:t>Maths</w:t>
      </w:r>
      <w:proofErr w:type="spellEnd"/>
      <w:r>
        <w:t xml:space="preserve"> is -.06% which is statistically insignificant from zero. At endline, the percentage difference between treatment and control schools for </w:t>
      </w:r>
      <w:proofErr w:type="spellStart"/>
      <w:r>
        <w:t>Maths</w:t>
      </w:r>
      <w:proofErr w:type="spellEnd"/>
      <w:r>
        <w:t xml:space="preserve"> is 3.99% which is statistically insignificant from zero. Expressed in standard deviations, treatment schools are .277 standard deviations above control schools for </w:t>
      </w:r>
      <w:proofErr w:type="spellStart"/>
      <w:r>
        <w:t>Maths</w:t>
      </w:r>
      <w:proofErr w:type="spellEnd"/>
      <w:r>
        <w:t xml:space="preserve"> at endline.</w:t>
      </w:r>
    </w:p>
    <w:p w14:paraId="066B5AD5" w14:textId="77777777" w:rsidR="00AE170F" w:rsidRDefault="00000000" w:rsidP="00876AF6">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.572 standard deviations above control schools for Urdu at endline.</w:t>
      </w:r>
    </w:p>
    <w:p w14:paraId="5F8844A4" w14:textId="77777777" w:rsidR="00AE170F" w:rsidRPr="00AB754C" w:rsidRDefault="00000000" w:rsidP="00876AF6">
      <w:pPr>
        <w:pStyle w:val="Heading2"/>
        <w:jc w:val="both"/>
        <w:rPr>
          <w:i/>
          <w:iCs w:val="0"/>
          <w:sz w:val="24"/>
          <w:szCs w:val="24"/>
          <w:rPrChange w:id="243" w:author="Hijab Tahir" w:date="2023-12-16T01:57:00Z">
            <w:rPr>
              <w:sz w:val="24"/>
              <w:szCs w:val="24"/>
            </w:rPr>
          </w:rPrChange>
        </w:rPr>
      </w:pPr>
      <w:bookmarkStart w:id="244" w:name="_Toc153578885"/>
      <w:r w:rsidRPr="00AB754C">
        <w:rPr>
          <w:i/>
          <w:iCs w:val="0"/>
          <w:sz w:val="24"/>
          <w:szCs w:val="24"/>
          <w:rPrChange w:id="245" w:author="Hijab Tahir" w:date="2023-12-16T01:57:00Z">
            <w:rPr>
              <w:sz w:val="24"/>
              <w:szCs w:val="24"/>
            </w:rPr>
          </w:rPrChange>
        </w:rPr>
        <w:lastRenderedPageBreak/>
        <w:t>3.4.2. ASER Grades 4 - 5</w:t>
      </w:r>
      <w:bookmarkEnd w:id="244"/>
    </w:p>
    <w:p w14:paraId="09BE2850" w14:textId="77777777" w:rsidR="00AE170F" w:rsidRDefault="00000000" w:rsidP="00AB754C">
      <w:pPr>
        <w:jc w:val="center"/>
      </w:pPr>
      <w:r>
        <w:rPr>
          <w:noProof/>
        </w:rPr>
        <w:drawing>
          <wp:inline distT="0" distB="0" distL="0" distR="0" wp14:anchorId="4AE51F53" wp14:editId="52EF826D">
            <wp:extent cx="5715000" cy="3103113"/>
            <wp:effectExtent l="0" t="0" r="0" b="0"/>
            <wp:docPr id="100009" name="Picture 100009"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1163" name=""/>
                    <pic:cNvPicPr>
                      <a:picLocks noChangeAspect="1"/>
                    </pic:cNvPicPr>
                  </pic:nvPicPr>
                  <pic:blipFill>
                    <a:blip r:embed="rId19"/>
                    <a:stretch>
                      <a:fillRect/>
                    </a:stretch>
                  </pic:blipFill>
                  <pic:spPr>
                    <a:xfrm>
                      <a:off x="0" y="0"/>
                      <a:ext cx="5715000" cy="3103113"/>
                    </a:xfrm>
                    <a:prstGeom prst="rect">
                      <a:avLst/>
                    </a:prstGeom>
                  </pic:spPr>
                </pic:pic>
              </a:graphicData>
            </a:graphic>
          </wp:inline>
        </w:drawing>
      </w:r>
    </w:p>
    <w:p w14:paraId="5F1D4BA5" w14:textId="6B4F261E" w:rsidR="00AE170F" w:rsidRPr="00AB754C" w:rsidRDefault="00000000" w:rsidP="00AB754C">
      <w:pPr>
        <w:spacing w:before="15" w:after="300"/>
        <w:jc w:val="center"/>
        <w:rPr>
          <w:i/>
          <w:iCs/>
          <w:sz w:val="20"/>
          <w:szCs w:val="20"/>
          <w:rPrChange w:id="246" w:author="Hijab Tahir" w:date="2023-12-16T01:53:00Z">
            <w:rPr/>
          </w:rPrChange>
        </w:rPr>
      </w:pPr>
      <w:r w:rsidRPr="00AB754C">
        <w:rPr>
          <w:i/>
          <w:iCs/>
          <w:sz w:val="20"/>
          <w:szCs w:val="20"/>
          <w:rPrChange w:id="247" w:author="Hijab Tahir" w:date="2023-12-16T01:53:00Z">
            <w:rPr/>
          </w:rPrChange>
        </w:rPr>
        <w:t xml:space="preserve">Figure </w:t>
      </w:r>
      <w:ins w:id="248" w:author="Hijab Tahir" w:date="2023-12-16T01:53:00Z">
        <w:r w:rsidR="00AB754C" w:rsidRPr="00AB754C">
          <w:rPr>
            <w:i/>
            <w:iCs/>
            <w:sz w:val="20"/>
            <w:szCs w:val="20"/>
            <w:rPrChange w:id="249" w:author="Hijab Tahir" w:date="2023-12-16T01:53:00Z">
              <w:rPr/>
            </w:rPrChange>
          </w:rPr>
          <w:t>5</w:t>
        </w:r>
      </w:ins>
      <w:del w:id="250" w:author="Hijab Tahir" w:date="2023-12-16T01:53:00Z">
        <w:r w:rsidRPr="00AB754C" w:rsidDel="00AB754C">
          <w:rPr>
            <w:i/>
            <w:iCs/>
            <w:sz w:val="20"/>
            <w:szCs w:val="20"/>
            <w:rPrChange w:id="251" w:author="Hijab Tahir" w:date="2023-12-16T01:53:00Z">
              <w:rPr/>
            </w:rPrChange>
          </w:rPr>
          <w:delText>2</w:delText>
        </w:r>
      </w:del>
      <w:r w:rsidRPr="00AB754C">
        <w:rPr>
          <w:i/>
          <w:iCs/>
          <w:sz w:val="20"/>
          <w:szCs w:val="20"/>
          <w:rPrChange w:id="252" w:author="Hijab Tahir" w:date="2023-12-16T01:53:00Z">
            <w:rPr/>
          </w:rPrChange>
        </w:rPr>
        <w:t xml:space="preserve">: % Difference in Grade Threshold Clearing Between Treatment and Control Schools at Baseline and Endline using ASER Grades 4 - 5 </w:t>
      </w:r>
      <w:proofErr w:type="gramStart"/>
      <w:r w:rsidRPr="00AB754C">
        <w:rPr>
          <w:i/>
          <w:iCs/>
          <w:sz w:val="20"/>
          <w:szCs w:val="20"/>
          <w:rPrChange w:id="253" w:author="Hijab Tahir" w:date="2023-12-16T01:53:00Z">
            <w:rPr/>
          </w:rPrChange>
        </w:rPr>
        <w:t>instrument</w:t>
      </w:r>
      <w:proofErr w:type="gramEnd"/>
    </w:p>
    <w:p w14:paraId="01EBD6D5" w14:textId="77777777" w:rsidR="00AE170F" w:rsidRDefault="00000000" w:rsidP="00876AF6">
      <w:pPr>
        <w:spacing w:before="240" w:after="240"/>
        <w:jc w:val="both"/>
      </w:pPr>
      <w:r>
        <w:t>At endline, 7.66% of treatment schools met the criteria for all 3 subjects compared to 1.67% of control schools. This represents a difference of 1.614 standard deviations compared to the control group.</w:t>
      </w:r>
    </w:p>
    <w:p w14:paraId="4F9D4D58" w14:textId="77777777" w:rsidR="00AE170F" w:rsidRDefault="00000000" w:rsidP="00876AF6">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.905 standard deviations above control schools for English at endline.</w:t>
      </w:r>
    </w:p>
    <w:p w14:paraId="60AD0A00" w14:textId="77777777" w:rsidR="00AE170F" w:rsidRDefault="00000000" w:rsidP="00876AF6">
      <w:pPr>
        <w:spacing w:before="240" w:after="240"/>
        <w:jc w:val="both"/>
      </w:pPr>
      <w:r>
        <w:t xml:space="preserve">At baseline, the percentage difference between treatment and control schools for </w:t>
      </w:r>
      <w:proofErr w:type="spellStart"/>
      <w:r>
        <w:t>Maths</w:t>
      </w:r>
      <w:proofErr w:type="spellEnd"/>
      <w:r>
        <w:t xml:space="preserve"> is 25.19% which is statistically significant at the 5% level. At endline, the percentage difference between treatment and control schools for </w:t>
      </w:r>
      <w:proofErr w:type="spellStart"/>
      <w:r>
        <w:t>Maths</w:t>
      </w:r>
      <w:proofErr w:type="spellEnd"/>
      <w:r>
        <w:t xml:space="preserve"> is 7.5% which is statistically insignificant from zero. Expressed in standard deviations, treatment schools are .271 standard deviations above control schools for </w:t>
      </w:r>
      <w:proofErr w:type="spellStart"/>
      <w:r>
        <w:t>Maths</w:t>
      </w:r>
      <w:proofErr w:type="spellEnd"/>
      <w:r>
        <w:t xml:space="preserve"> at endline.</w:t>
      </w:r>
    </w:p>
    <w:p w14:paraId="69659B75" w14:textId="77777777" w:rsidR="00AE170F" w:rsidRDefault="00000000" w:rsidP="00876AF6">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.636 standard deviations above control schools for Urdu at endline.</w:t>
      </w:r>
    </w:p>
    <w:p w14:paraId="7A09C233" w14:textId="77777777" w:rsidR="00AE170F" w:rsidRPr="00AB754C" w:rsidRDefault="00000000" w:rsidP="00876AF6">
      <w:pPr>
        <w:pStyle w:val="Heading2"/>
        <w:jc w:val="both"/>
        <w:rPr>
          <w:i/>
          <w:iCs w:val="0"/>
          <w:sz w:val="24"/>
          <w:szCs w:val="24"/>
          <w:rPrChange w:id="254" w:author="Hijab Tahir" w:date="2023-12-16T01:57:00Z">
            <w:rPr>
              <w:sz w:val="24"/>
              <w:szCs w:val="24"/>
            </w:rPr>
          </w:rPrChange>
        </w:rPr>
      </w:pPr>
      <w:bookmarkStart w:id="255" w:name="_Toc153578886"/>
      <w:r w:rsidRPr="00AB754C">
        <w:rPr>
          <w:i/>
          <w:iCs w:val="0"/>
          <w:sz w:val="24"/>
          <w:szCs w:val="24"/>
          <w:rPrChange w:id="256" w:author="Hijab Tahir" w:date="2023-12-16T01:57:00Z">
            <w:rPr>
              <w:sz w:val="24"/>
              <w:szCs w:val="24"/>
            </w:rPr>
          </w:rPrChange>
        </w:rPr>
        <w:lastRenderedPageBreak/>
        <w:t>3.4.3. MELQO</w:t>
      </w:r>
      <w:bookmarkEnd w:id="255"/>
    </w:p>
    <w:p w14:paraId="636C118A" w14:textId="77777777" w:rsidR="00AE170F" w:rsidRDefault="00000000" w:rsidP="00AB754C">
      <w:pPr>
        <w:jc w:val="center"/>
      </w:pPr>
      <w:r>
        <w:rPr>
          <w:noProof/>
        </w:rPr>
        <w:drawing>
          <wp:inline distT="0" distB="0" distL="0" distR="0" wp14:anchorId="496B702E" wp14:editId="39BB73B9">
            <wp:extent cx="5715000" cy="3456452"/>
            <wp:effectExtent l="0" t="0" r="0" b="0"/>
            <wp:docPr id="100010" name="Picture 100010"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6269" name=""/>
                    <pic:cNvPicPr>
                      <a:picLocks noChangeAspect="1"/>
                    </pic:cNvPicPr>
                  </pic:nvPicPr>
                  <pic:blipFill>
                    <a:blip r:embed="rId20"/>
                    <a:stretch>
                      <a:fillRect/>
                    </a:stretch>
                  </pic:blipFill>
                  <pic:spPr>
                    <a:xfrm>
                      <a:off x="0" y="0"/>
                      <a:ext cx="5715000" cy="3456452"/>
                    </a:xfrm>
                    <a:prstGeom prst="rect">
                      <a:avLst/>
                    </a:prstGeom>
                  </pic:spPr>
                </pic:pic>
              </a:graphicData>
            </a:graphic>
          </wp:inline>
        </w:drawing>
      </w:r>
    </w:p>
    <w:p w14:paraId="43E9D471" w14:textId="090D127E" w:rsidR="00AE170F" w:rsidRPr="00AB754C" w:rsidRDefault="00000000" w:rsidP="00AB754C">
      <w:pPr>
        <w:spacing w:before="15" w:after="300"/>
        <w:jc w:val="center"/>
        <w:rPr>
          <w:i/>
          <w:iCs/>
          <w:sz w:val="20"/>
          <w:szCs w:val="20"/>
          <w:rPrChange w:id="257" w:author="Hijab Tahir" w:date="2023-12-16T01:53:00Z">
            <w:rPr/>
          </w:rPrChange>
        </w:rPr>
      </w:pPr>
      <w:r w:rsidRPr="00AB754C">
        <w:rPr>
          <w:i/>
          <w:iCs/>
          <w:sz w:val="20"/>
          <w:szCs w:val="20"/>
          <w:rPrChange w:id="258" w:author="Hijab Tahir" w:date="2023-12-16T01:53:00Z">
            <w:rPr/>
          </w:rPrChange>
        </w:rPr>
        <w:t xml:space="preserve">Figure 6: % Difference in Scores between Treatment and Control Schools at Baseline and Endline using </w:t>
      </w:r>
      <w:proofErr w:type="gramStart"/>
      <w:r w:rsidRPr="00AB754C">
        <w:rPr>
          <w:i/>
          <w:iCs/>
          <w:sz w:val="20"/>
          <w:szCs w:val="20"/>
          <w:rPrChange w:id="259" w:author="Hijab Tahir" w:date="2023-12-16T01:53:00Z">
            <w:rPr/>
          </w:rPrChange>
        </w:rPr>
        <w:t>MELQO</w:t>
      </w:r>
      <w:proofErr w:type="gramEnd"/>
    </w:p>
    <w:p w14:paraId="7C87CFCF" w14:textId="77777777" w:rsidR="00AE170F" w:rsidRDefault="00000000" w:rsidP="00876AF6">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.383 standard deviations above control schools for pre-literacy at endline.</w:t>
      </w:r>
    </w:p>
    <w:p w14:paraId="013C3376" w14:textId="77777777" w:rsidR="00AE170F" w:rsidRDefault="00000000" w:rsidP="00876AF6">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14:paraId="7D8EE1B2" w14:textId="77777777" w:rsidR="00AE170F" w:rsidRDefault="00000000" w:rsidP="00876AF6">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14:paraId="6D7573D5" w14:textId="77777777" w:rsidR="00AE170F" w:rsidRPr="009D30B0" w:rsidRDefault="00000000" w:rsidP="00876AF6">
      <w:pPr>
        <w:pStyle w:val="Heading1"/>
        <w:jc w:val="both"/>
        <w:rPr>
          <w:sz w:val="28"/>
          <w:szCs w:val="28"/>
        </w:rPr>
      </w:pPr>
      <w:bookmarkStart w:id="260" w:name="_Toc153578887"/>
      <w:r w:rsidRPr="009D30B0">
        <w:rPr>
          <w:sz w:val="28"/>
          <w:szCs w:val="28"/>
        </w:rPr>
        <w:t>4. Limitations of the design</w:t>
      </w:r>
      <w:bookmarkEnd w:id="260"/>
    </w:p>
    <w:p w14:paraId="4DE995A9" w14:textId="77777777" w:rsidR="00AE170F" w:rsidRDefault="00000000" w:rsidP="00876AF6">
      <w:pPr>
        <w:numPr>
          <w:ilvl w:val="0"/>
          <w:numId w:val="3"/>
        </w:numPr>
        <w:tabs>
          <w:tab w:val="left" w:pos="388"/>
        </w:tabs>
        <w:spacing w:before="240"/>
        <w:ind w:left="0" w:firstLine="0"/>
        <w:jc w:val="both"/>
      </w:pPr>
      <w:r>
        <w:t xml:space="preserve">Inability to Track Test Scores for the Same Student at Baseline and Endline: </w:t>
      </w:r>
    </w:p>
    <w:p w14:paraId="151F41CC" w14:textId="77777777" w:rsidR="00AE170F" w:rsidRDefault="00000000" w:rsidP="00876AF6">
      <w:pPr>
        <w:spacing w:before="240" w:after="240"/>
        <w:jc w:val="both"/>
      </w:pPr>
      <w:r>
        <w:t xml:space="preserve">One of the significant limitations of the evaluation design is the inability to consistently track test scores for the same student at both baseline and endline assessments. This constraint hinders our </w:t>
      </w:r>
      <w:r>
        <w:lastRenderedPageBreak/>
        <w:t xml:space="preserve">capacity to conduct comprehensive child-level analyses, which could provide valuable insights into individual progress over the course of the intervention. </w:t>
      </w:r>
    </w:p>
    <w:p w14:paraId="6B2BFAEF" w14:textId="77777777" w:rsidR="00AE170F" w:rsidRDefault="00000000" w:rsidP="00876AF6">
      <w:pPr>
        <w:spacing w:before="240" w:after="240"/>
        <w:jc w:val="both"/>
      </w:pPr>
      <w:r>
        <w:t xml:space="preserve">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w:t>
      </w:r>
      <w:proofErr w:type="gramStart"/>
      <w:r>
        <w:t>actually performing</w:t>
      </w:r>
      <w:proofErr w:type="gramEnd"/>
      <w:r>
        <w:t xml:space="preserve">. Variability in student performance is obscured, and the aggregated school-level analysis may provide a skewed representation of </w:t>
      </w:r>
      <w:proofErr w:type="spellStart"/>
      <w:r>
        <w:t>Taleemabad</w:t>
      </w:r>
      <w:proofErr w:type="spellEnd"/>
      <w:r>
        <w:t xml:space="preserve"> program's impact on educational outcomes.</w:t>
      </w:r>
    </w:p>
    <w:p w14:paraId="11469C23" w14:textId="77777777" w:rsidR="00AE170F" w:rsidRDefault="00000000" w:rsidP="00876AF6">
      <w:pPr>
        <w:numPr>
          <w:ilvl w:val="0"/>
          <w:numId w:val="3"/>
        </w:numPr>
        <w:tabs>
          <w:tab w:val="left" w:pos="532"/>
        </w:tabs>
        <w:ind w:left="0" w:firstLine="0"/>
        <w:jc w:val="both"/>
      </w:pPr>
      <w:r>
        <w:t xml:space="preserve">Lack of Sufficient Data on External Factors: </w:t>
      </w:r>
    </w:p>
    <w:p w14:paraId="5CE0A130" w14:textId="77777777" w:rsidR="00AE170F" w:rsidRDefault="00000000" w:rsidP="00876AF6">
      <w:pPr>
        <w:spacing w:before="240" w:after="240"/>
        <w:jc w:val="both"/>
      </w:pPr>
      <w:r>
        <w:t>Our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14:paraId="30948A4D" w14:textId="77777777" w:rsidR="00AE170F" w:rsidRDefault="00000000" w:rsidP="00876AF6">
      <w:pPr>
        <w:spacing w:before="240" w:after="24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14:paraId="4D8A79F9" w14:textId="77777777" w:rsidR="00AE170F" w:rsidRDefault="00000000" w:rsidP="00876AF6">
      <w:pPr>
        <w:spacing w:before="240" w:after="24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14:paraId="547622AB" w14:textId="77777777" w:rsidR="00AE170F" w:rsidRDefault="00000000" w:rsidP="00876AF6">
      <w:pPr>
        <w:numPr>
          <w:ilvl w:val="0"/>
          <w:numId w:val="3"/>
        </w:numPr>
        <w:tabs>
          <w:tab w:val="left" w:pos="676"/>
        </w:tabs>
        <w:ind w:left="0" w:firstLine="0"/>
        <w:jc w:val="both"/>
      </w:pPr>
      <w:r>
        <w:t xml:space="preserve">Inherent Difficulty in Establishing Causation: </w:t>
      </w:r>
    </w:p>
    <w:p w14:paraId="531CD276" w14:textId="77777777" w:rsidR="00AE170F" w:rsidRDefault="00000000" w:rsidP="00876AF6">
      <w:pPr>
        <w:spacing w:before="240" w:after="240"/>
        <w:jc w:val="both"/>
      </w:pPr>
      <w:r>
        <w:t xml:space="preserve">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w:t>
      </w:r>
      <w:proofErr w:type="spellStart"/>
      <w:r>
        <w:t>Taleemabad</w:t>
      </w:r>
      <w:proofErr w:type="spellEnd"/>
      <w:r>
        <w:t xml:space="preserve"> program but also to unaccounted variations in teaching methods or additional resources allocated to specific schools.</w:t>
      </w:r>
    </w:p>
    <w:p w14:paraId="13C2D8A1" w14:textId="77777777" w:rsidR="00AE170F" w:rsidRDefault="00000000" w:rsidP="00876AF6">
      <w:pPr>
        <w:numPr>
          <w:ilvl w:val="0"/>
          <w:numId w:val="3"/>
        </w:numPr>
        <w:tabs>
          <w:tab w:val="left" w:pos="532"/>
        </w:tabs>
        <w:ind w:left="0" w:firstLine="0"/>
        <w:jc w:val="both"/>
      </w:pPr>
      <w:r>
        <w:t xml:space="preserve">Potential for Selection Bias in Selection of Control Schools: </w:t>
      </w:r>
    </w:p>
    <w:p w14:paraId="34FD5136" w14:textId="77777777" w:rsidR="00AE170F" w:rsidRDefault="00000000" w:rsidP="00876AF6">
      <w:pPr>
        <w:spacing w:before="240" w:after="24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w:t>
      </w:r>
      <w:r>
        <w:lastRenderedPageBreak/>
        <w:t xml:space="preserve">comparability of the two groups. Variations in characteristics between treatment and control groups may confound our ability to attribute observed changes solely to the </w:t>
      </w:r>
      <w:proofErr w:type="spellStart"/>
      <w:r>
        <w:t>Taleemabad</w:t>
      </w:r>
      <w:proofErr w:type="spellEnd"/>
      <w:r>
        <w:t xml:space="preserve"> program. </w:t>
      </w:r>
    </w:p>
    <w:p w14:paraId="75214B59" w14:textId="77777777" w:rsidR="00AE170F" w:rsidRPr="009D30B0" w:rsidRDefault="00000000" w:rsidP="00876AF6">
      <w:pPr>
        <w:pStyle w:val="Heading1"/>
        <w:jc w:val="both"/>
        <w:rPr>
          <w:sz w:val="28"/>
          <w:szCs w:val="28"/>
        </w:rPr>
      </w:pPr>
      <w:bookmarkStart w:id="261" w:name="_Toc153578888"/>
      <w:r w:rsidRPr="009D30B0">
        <w:rPr>
          <w:sz w:val="28"/>
          <w:szCs w:val="28"/>
        </w:rPr>
        <w:t>5. Conclusion</w:t>
      </w:r>
      <w:bookmarkEnd w:id="261"/>
    </w:p>
    <w:p w14:paraId="19548128" w14:textId="10C7EE8E" w:rsidR="00AE170F" w:rsidRDefault="00000000" w:rsidP="00876AF6">
      <w:pPr>
        <w:spacing w:before="240" w:after="240"/>
        <w:jc w:val="both"/>
      </w:pPr>
      <w:r>
        <w:t xml:space="preserve">There is lack of balance between treatment and control groups at baseline in terms of the number of students, proportion of male students, and outcome variables evaluated. This imbalance </w:t>
      </w:r>
      <w:del w:id="262" w:author="Hijab Tahir" w:date="2023-12-16T01:54:00Z">
        <w:r w:rsidDel="00AB754C">
          <w:delText xml:space="preserve">is </w:delText>
        </w:r>
      </w:del>
      <w:ins w:id="263" w:author="Hijab Tahir" w:date="2023-12-16T01:54:00Z">
        <w:r w:rsidR="00AB754C">
          <w:t>can be</w:t>
        </w:r>
        <w:r w:rsidR="00AB754C">
          <w:t xml:space="preserve"> </w:t>
        </w:r>
      </w:ins>
      <w:r>
        <w:t>attributed to the non-random selection of control schools</w:t>
      </w:r>
      <w:ins w:id="264" w:author="Hijab Tahir" w:date="2023-12-16T01:54:00Z">
        <w:r w:rsidR="00AB754C">
          <w:t xml:space="preserve"> currently carried </w:t>
        </w:r>
        <w:proofErr w:type="spellStart"/>
        <w:r w:rsidR="00AB754C">
          <w:t>out</w:t>
        </w:r>
      </w:ins>
      <w:del w:id="265" w:author="Hijab Tahir" w:date="2023-12-16T01:54:00Z">
        <w:r w:rsidDel="00AB754C">
          <w:delText xml:space="preserve">, </w:delText>
        </w:r>
      </w:del>
      <w:r>
        <w:t>based</w:t>
      </w:r>
      <w:proofErr w:type="spellEnd"/>
      <w:r>
        <w:t xml:space="preserve"> on proximity to treatment schools.</w:t>
      </w:r>
    </w:p>
    <w:p w14:paraId="59EB9DB1" w14:textId="77777777" w:rsidR="00AE170F" w:rsidRDefault="00000000" w:rsidP="00876AF6">
      <w:pPr>
        <w:spacing w:before="240" w:after="240"/>
        <w:jc w:val="both"/>
      </w:pPr>
      <w:r>
        <w:t>Evaluating using the full sample of 97 schools, at endline, we observe better results in grades 1 - 3 and grades 4 -5 of the magnitude 0.452 standard deviations and 0.234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0.203 standard deviations and 0.288 standard deviations. In contrast, treatment schools are .038 standard deviations below control schools for pre-literacy at endline. Similar results are observed in the truncated sample of 42 schools.</w:t>
      </w:r>
    </w:p>
    <w:sectPr w:rsidR="00AE170F" w:rsidSect="002333AB">
      <w:footerReference w:type="default" r:id="rId21"/>
      <w:pgSz w:w="12240" w:h="15840"/>
      <w:pgMar w:top="1440" w:right="1440" w:bottom="1440" w:left="1440"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84574" w14:textId="77777777" w:rsidR="009B4D43" w:rsidRDefault="009B4D43" w:rsidP="009D30B0">
      <w:r>
        <w:separator/>
      </w:r>
    </w:p>
  </w:endnote>
  <w:endnote w:type="continuationSeparator" w:id="0">
    <w:p w14:paraId="425AD0CE" w14:textId="77777777" w:rsidR="009B4D43" w:rsidRDefault="009B4D43" w:rsidP="009D3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A7726" w14:textId="77777777" w:rsidR="00414160" w:rsidRDefault="00414160" w:rsidP="002333A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1CD3" w14:textId="77777777" w:rsidR="002333AB" w:rsidRDefault="002333AB">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06588B1" w14:textId="77777777" w:rsidR="002333AB" w:rsidRDefault="002333AB" w:rsidP="002333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EB27C" w14:textId="77777777" w:rsidR="009B4D43" w:rsidRDefault="009B4D43" w:rsidP="009D30B0">
      <w:r>
        <w:separator/>
      </w:r>
    </w:p>
  </w:footnote>
  <w:footnote w:type="continuationSeparator" w:id="0">
    <w:p w14:paraId="5A85E94B" w14:textId="77777777" w:rsidR="009B4D43" w:rsidRDefault="009B4D43" w:rsidP="009D3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ABBF" w14:textId="6EF45ACF" w:rsidR="009D30B0" w:rsidRPr="002333AB" w:rsidRDefault="009D30B0" w:rsidP="002333AB">
    <w:pPr>
      <w:pBdr>
        <w:top w:val="nil"/>
        <w:left w:val="nil"/>
        <w:bottom w:val="nil"/>
        <w:right w:val="nil"/>
        <w:between w:val="nil"/>
      </w:pBdr>
      <w:tabs>
        <w:tab w:val="center" w:pos="4513"/>
        <w:tab w:val="right" w:pos="9026"/>
      </w:tabs>
      <w:rPr>
        <w:color w:val="000000"/>
      </w:rPr>
    </w:pPr>
    <w:r>
      <w:rPr>
        <w:noProof/>
      </w:rPr>
      <w:drawing>
        <wp:anchor distT="0" distB="0" distL="0" distR="0" simplePos="0" relativeHeight="251642880" behindDoc="1" locked="0" layoutInCell="1" hidden="0" allowOverlap="1" wp14:anchorId="2BE34CE0" wp14:editId="6281EC79">
          <wp:simplePos x="0" y="0"/>
          <wp:positionH relativeFrom="column">
            <wp:posOffset>-915247</wp:posOffset>
          </wp:positionH>
          <wp:positionV relativeFrom="paragraph">
            <wp:posOffset>164254</wp:posOffset>
          </wp:positionV>
          <wp:extent cx="2438400" cy="266700"/>
          <wp:effectExtent l="0" t="0" r="0" b="0"/>
          <wp:wrapNone/>
          <wp:docPr id="2098256079" name="Picture 209825607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438400" cy="2667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07040" behindDoc="1" locked="0" layoutInCell="1" hidden="0" allowOverlap="1" wp14:anchorId="7A6BA6EF" wp14:editId="7821E303">
          <wp:simplePos x="0" y="0"/>
          <wp:positionH relativeFrom="column">
            <wp:posOffset>6457950</wp:posOffset>
          </wp:positionH>
          <wp:positionV relativeFrom="paragraph">
            <wp:posOffset>-449579</wp:posOffset>
          </wp:positionV>
          <wp:extent cx="371454" cy="10156190"/>
          <wp:effectExtent l="0" t="0" r="0" b="0"/>
          <wp:wrapNone/>
          <wp:docPr id="439403145" name="Picture 439403145"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graphical user interface&#10;&#10;Description automatically generated"/>
                  <pic:cNvPicPr preferRelativeResize="0"/>
                </pic:nvPicPr>
                <pic:blipFill>
                  <a:blip r:embed="rId2"/>
                  <a:srcRect l="94827"/>
                  <a:stretch>
                    <a:fillRect/>
                  </a:stretch>
                </pic:blipFill>
                <pic:spPr>
                  <a:xfrm>
                    <a:off x="0" y="0"/>
                    <a:ext cx="371454" cy="10156190"/>
                  </a:xfrm>
                  <a:prstGeom prst="rect">
                    <a:avLst/>
                  </a:prstGeom>
                  <a:ln/>
                </pic:spPr>
              </pic:pic>
            </a:graphicData>
          </a:graphic>
        </wp:anchor>
      </w:drawing>
    </w:r>
    <w:r>
      <w:rPr>
        <w:noProof/>
      </w:rPr>
      <w:drawing>
        <wp:anchor distT="0" distB="0" distL="0" distR="0" simplePos="0" relativeHeight="251678720" behindDoc="1" locked="0" layoutInCell="1" hidden="0" allowOverlap="1" wp14:anchorId="56E54079" wp14:editId="30AAC634">
          <wp:simplePos x="0" y="0"/>
          <wp:positionH relativeFrom="column">
            <wp:posOffset>-829733</wp:posOffset>
          </wp:positionH>
          <wp:positionV relativeFrom="paragraph">
            <wp:posOffset>-246379</wp:posOffset>
          </wp:positionV>
          <wp:extent cx="2208743" cy="401246"/>
          <wp:effectExtent l="0" t="0" r="0" b="0"/>
          <wp:wrapNone/>
          <wp:docPr id="848712219" name="Picture 848712219"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text&#10;&#10;Description automatically generated"/>
                  <pic:cNvPicPr preferRelativeResize="0"/>
                </pic:nvPicPr>
                <pic:blipFill>
                  <a:blip r:embed="rId3"/>
                  <a:srcRect/>
                  <a:stretch>
                    <a:fillRect/>
                  </a:stretch>
                </pic:blipFill>
                <pic:spPr>
                  <a:xfrm>
                    <a:off x="0" y="0"/>
                    <a:ext cx="2300536" cy="417921"/>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9CDEE" w14:textId="1BC3888D" w:rsidR="002333AB" w:rsidRPr="002333AB" w:rsidRDefault="002333AB" w:rsidP="002333AB">
    <w:pPr>
      <w:pBdr>
        <w:top w:val="nil"/>
        <w:left w:val="nil"/>
        <w:bottom w:val="nil"/>
        <w:right w:val="nil"/>
        <w:between w:val="nil"/>
      </w:pBdr>
      <w:tabs>
        <w:tab w:val="center" w:pos="4513"/>
        <w:tab w:val="right" w:pos="9026"/>
      </w:tabs>
      <w:rPr>
        <w:color w:val="000000"/>
      </w:rPr>
    </w:pPr>
    <w:r>
      <w:rPr>
        <w:noProof/>
      </w:rPr>
      <w:drawing>
        <wp:anchor distT="0" distB="0" distL="0" distR="0" simplePos="0" relativeHeight="251721728" behindDoc="1" locked="0" layoutInCell="1" hidden="0" allowOverlap="1" wp14:anchorId="1B56DF25" wp14:editId="6EBB54DF">
          <wp:simplePos x="0" y="0"/>
          <wp:positionH relativeFrom="column">
            <wp:posOffset>-915247</wp:posOffset>
          </wp:positionH>
          <wp:positionV relativeFrom="paragraph">
            <wp:posOffset>164254</wp:posOffset>
          </wp:positionV>
          <wp:extent cx="2438400" cy="266700"/>
          <wp:effectExtent l="0" t="0" r="0" b="0"/>
          <wp:wrapNone/>
          <wp:docPr id="355666430" name="Picture 35566643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438400" cy="2667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0224" behindDoc="1" locked="0" layoutInCell="1" hidden="0" allowOverlap="1" wp14:anchorId="23B3E553" wp14:editId="477173CC">
          <wp:simplePos x="0" y="0"/>
          <wp:positionH relativeFrom="column">
            <wp:posOffset>6457950</wp:posOffset>
          </wp:positionH>
          <wp:positionV relativeFrom="paragraph">
            <wp:posOffset>-449579</wp:posOffset>
          </wp:positionV>
          <wp:extent cx="371454" cy="10156190"/>
          <wp:effectExtent l="0" t="0" r="0" b="0"/>
          <wp:wrapNone/>
          <wp:docPr id="870691673" name="Picture 870691673"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graphical user interface&#10;&#10;Description automatically generated"/>
                  <pic:cNvPicPr preferRelativeResize="0"/>
                </pic:nvPicPr>
                <pic:blipFill>
                  <a:blip r:embed="rId2"/>
                  <a:srcRect l="94827"/>
                  <a:stretch>
                    <a:fillRect/>
                  </a:stretch>
                </pic:blipFill>
                <pic:spPr>
                  <a:xfrm>
                    <a:off x="0" y="0"/>
                    <a:ext cx="371454" cy="10156190"/>
                  </a:xfrm>
                  <a:prstGeom prst="rect">
                    <a:avLst/>
                  </a:prstGeom>
                  <a:ln/>
                </pic:spPr>
              </pic:pic>
            </a:graphicData>
          </a:graphic>
        </wp:anchor>
      </w:drawing>
    </w:r>
    <w:r>
      <w:rPr>
        <w:noProof/>
      </w:rPr>
      <w:drawing>
        <wp:anchor distT="0" distB="0" distL="0" distR="0" simplePos="0" relativeHeight="251743232" behindDoc="1" locked="0" layoutInCell="1" hidden="0" allowOverlap="1" wp14:anchorId="6674405C" wp14:editId="14D5EECE">
          <wp:simplePos x="0" y="0"/>
          <wp:positionH relativeFrom="column">
            <wp:posOffset>-829733</wp:posOffset>
          </wp:positionH>
          <wp:positionV relativeFrom="paragraph">
            <wp:posOffset>-246379</wp:posOffset>
          </wp:positionV>
          <wp:extent cx="2208743" cy="401246"/>
          <wp:effectExtent l="0" t="0" r="0" b="0"/>
          <wp:wrapNone/>
          <wp:docPr id="2084878584" name="Picture 2084878584"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text&#10;&#10;Description automatically generated"/>
                  <pic:cNvPicPr preferRelativeResize="0"/>
                </pic:nvPicPr>
                <pic:blipFill>
                  <a:blip r:embed="rId3"/>
                  <a:srcRect/>
                  <a:stretch>
                    <a:fillRect/>
                  </a:stretch>
                </pic:blipFill>
                <pic:spPr>
                  <a:xfrm>
                    <a:off x="0" y="0"/>
                    <a:ext cx="2300536" cy="417921"/>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792358655">
    <w:abstractNumId w:val="0"/>
  </w:num>
  <w:num w:numId="2" w16cid:durableId="115417153">
    <w:abstractNumId w:val="1"/>
  </w:num>
  <w:num w:numId="3" w16cid:durableId="196326503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jab Tahir">
    <w15:presenceInfo w15:providerId="AD" w15:userId="S::hijab.tahir@cerp.org.pk::ac992ac1-05c2-409d-bf16-5db2e8832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0NjWwMLEwMjM1NzdV0lEKTi0uzszPAykwrAUAm6fdMywAAAA="/>
  </w:docVars>
  <w:rsids>
    <w:rsidRoot w:val="00AE170F"/>
    <w:rsid w:val="002333AB"/>
    <w:rsid w:val="00360048"/>
    <w:rsid w:val="00414160"/>
    <w:rsid w:val="005A74D1"/>
    <w:rsid w:val="00763C0E"/>
    <w:rsid w:val="00876AF6"/>
    <w:rsid w:val="00927D17"/>
    <w:rsid w:val="009B4D43"/>
    <w:rsid w:val="009D30B0"/>
    <w:rsid w:val="00AB754C"/>
    <w:rsid w:val="00AE170F"/>
    <w:rsid w:val="00DB40CD"/>
    <w:rsid w:val="00F27E3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2A59"/>
  <w15:docId w15:val="{C81BA1EF-9654-4F8D-9866-9605EB97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item"/>
    <w:basedOn w:val="Normal"/>
  </w:style>
  <w:style w:type="paragraph" w:styleId="Header">
    <w:name w:val="header"/>
    <w:basedOn w:val="Normal"/>
    <w:link w:val="HeaderChar"/>
    <w:uiPriority w:val="99"/>
    <w:unhideWhenUsed/>
    <w:rsid w:val="009D30B0"/>
    <w:pPr>
      <w:tabs>
        <w:tab w:val="center" w:pos="4513"/>
        <w:tab w:val="right" w:pos="9026"/>
      </w:tabs>
    </w:pPr>
  </w:style>
  <w:style w:type="character" w:customStyle="1" w:styleId="HeaderChar">
    <w:name w:val="Header Char"/>
    <w:basedOn w:val="DefaultParagraphFont"/>
    <w:link w:val="Header"/>
    <w:uiPriority w:val="99"/>
    <w:rsid w:val="009D30B0"/>
    <w:rPr>
      <w:sz w:val="24"/>
      <w:szCs w:val="24"/>
    </w:rPr>
  </w:style>
  <w:style w:type="paragraph" w:styleId="Footer">
    <w:name w:val="footer"/>
    <w:basedOn w:val="Normal"/>
    <w:link w:val="FooterChar"/>
    <w:uiPriority w:val="99"/>
    <w:unhideWhenUsed/>
    <w:rsid w:val="009D30B0"/>
    <w:pPr>
      <w:tabs>
        <w:tab w:val="center" w:pos="4513"/>
        <w:tab w:val="right" w:pos="9026"/>
      </w:tabs>
    </w:pPr>
  </w:style>
  <w:style w:type="character" w:customStyle="1" w:styleId="FooterChar">
    <w:name w:val="Footer Char"/>
    <w:basedOn w:val="DefaultParagraphFont"/>
    <w:link w:val="Footer"/>
    <w:uiPriority w:val="99"/>
    <w:rsid w:val="009D30B0"/>
    <w:rPr>
      <w:sz w:val="24"/>
      <w:szCs w:val="24"/>
    </w:rPr>
  </w:style>
  <w:style w:type="paragraph" w:styleId="TOC1">
    <w:name w:val="toc 1"/>
    <w:basedOn w:val="Normal"/>
    <w:next w:val="Normal"/>
    <w:autoRedefine/>
    <w:uiPriority w:val="39"/>
    <w:unhideWhenUsed/>
    <w:rsid w:val="009D30B0"/>
    <w:pPr>
      <w:spacing w:after="100"/>
    </w:pPr>
  </w:style>
  <w:style w:type="character" w:styleId="Hyperlink">
    <w:name w:val="Hyperlink"/>
    <w:basedOn w:val="DefaultParagraphFont"/>
    <w:uiPriority w:val="99"/>
    <w:unhideWhenUsed/>
    <w:rsid w:val="009D30B0"/>
    <w:rPr>
      <w:color w:val="0563C1" w:themeColor="hyperlink"/>
      <w:u w:val="single"/>
    </w:rPr>
  </w:style>
  <w:style w:type="paragraph" w:styleId="TOCHeading">
    <w:name w:val="TOC Heading"/>
    <w:basedOn w:val="Heading1"/>
    <w:next w:val="Normal"/>
    <w:uiPriority w:val="39"/>
    <w:unhideWhenUsed/>
    <w:qFormat/>
    <w:rsid w:val="009D30B0"/>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B754C"/>
    <w:pPr>
      <w:tabs>
        <w:tab w:val="right" w:leader="underscore" w:pos="9350"/>
      </w:tabs>
      <w:spacing w:after="100"/>
      <w:ind w:left="240"/>
      <w:pPrChange w:id="0" w:author="Hijab Tahir" w:date="2023-12-16T01:56:00Z">
        <w:pPr>
          <w:spacing w:after="100"/>
          <w:ind w:left="240"/>
        </w:pPr>
      </w:pPrChange>
    </w:pPr>
    <w:rPr>
      <w:rPrChange w:id="0" w:author="Hijab Tahir" w:date="2023-12-16T01:56:00Z">
        <w:rPr>
          <w:sz w:val="24"/>
          <w:szCs w:val="24"/>
          <w:lang w:val="en-US" w:eastAsia="en-US" w:bidi="ar-SA"/>
        </w:rPr>
      </w:rPrChange>
    </w:rPr>
  </w:style>
  <w:style w:type="paragraph" w:styleId="Revision">
    <w:name w:val="Revision"/>
    <w:hidden/>
    <w:uiPriority w:val="99"/>
    <w:semiHidden/>
    <w:rsid w:val="00876AF6"/>
    <w:rPr>
      <w:sz w:val="24"/>
      <w:szCs w:val="24"/>
    </w:rPr>
  </w:style>
  <w:style w:type="paragraph" w:styleId="Title">
    <w:name w:val="Title"/>
    <w:basedOn w:val="Normal"/>
    <w:next w:val="Normal"/>
    <w:link w:val="TitleChar"/>
    <w:uiPriority w:val="10"/>
    <w:qFormat/>
    <w:rsid w:val="002333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3AB"/>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2333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333AB"/>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59960-F73D-4762-AB6A-576485358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4466</Words>
  <Characters>25458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Hijab Tahir</cp:lastModifiedBy>
  <cp:revision>4</cp:revision>
  <dcterms:created xsi:type="dcterms:W3CDTF">2023-12-15T19:38:00Z</dcterms:created>
  <dcterms:modified xsi:type="dcterms:W3CDTF">2023-12-15T20:57:00Z</dcterms:modified>
</cp:coreProperties>
</file>